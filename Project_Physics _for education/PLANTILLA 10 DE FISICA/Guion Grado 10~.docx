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45CB" w:rsidRDefault="00FA4F60" w:rsidP="00C13BD3">
      <w:pPr>
        <w:spacing w:after="0" w:line="240" w:lineRule="auto"/>
        <w:jc w:val="center"/>
        <w:rPr>
          <w:rFonts w:ascii="Arial" w:hAnsi="Arial" w:cs="Arial"/>
          <w:sz w:val="24"/>
          <w:szCs w:val="24"/>
        </w:rPr>
      </w:pPr>
      <w:r>
        <w:rPr>
          <w:rFonts w:ascii="Arial" w:hAnsi="Arial" w:cs="Arial"/>
          <w:sz w:val="24"/>
          <w:szCs w:val="24"/>
        </w:rPr>
        <w:t>FÍSICA DÉCIMO</w:t>
      </w:r>
    </w:p>
    <w:p w:rsidR="00C13BD3" w:rsidRDefault="00C13BD3" w:rsidP="00C13BD3">
      <w:pPr>
        <w:spacing w:after="0" w:line="240" w:lineRule="auto"/>
        <w:jc w:val="center"/>
        <w:rPr>
          <w:rFonts w:ascii="Arial" w:hAnsi="Arial" w:cs="Arial"/>
          <w:sz w:val="24"/>
          <w:szCs w:val="24"/>
        </w:rPr>
      </w:pPr>
    </w:p>
    <w:p w:rsidR="00C13BD3" w:rsidRPr="003847C6" w:rsidRDefault="00972657" w:rsidP="00C13BD3">
      <w:pPr>
        <w:spacing w:after="0" w:line="240" w:lineRule="auto"/>
        <w:jc w:val="center"/>
        <w:rPr>
          <w:rFonts w:ascii="Arial" w:hAnsi="Arial" w:cs="Arial"/>
          <w:sz w:val="24"/>
          <w:szCs w:val="24"/>
        </w:rPr>
      </w:pPr>
      <w:r>
        <w:rPr>
          <w:rFonts w:ascii="Arial" w:hAnsi="Arial" w:cs="Arial"/>
          <w:sz w:val="24"/>
          <w:szCs w:val="24"/>
        </w:rPr>
        <w:t>Índice</w:t>
      </w:r>
    </w:p>
    <w:p w:rsidR="0014390B" w:rsidRPr="003847C6" w:rsidRDefault="0014390B" w:rsidP="003847C6">
      <w:pPr>
        <w:spacing w:after="0" w:line="240" w:lineRule="auto"/>
        <w:jc w:val="both"/>
        <w:rPr>
          <w:rFonts w:ascii="Arial" w:hAnsi="Arial" w:cs="Arial"/>
          <w:sz w:val="24"/>
          <w:szCs w:val="24"/>
        </w:rPr>
      </w:pPr>
    </w:p>
    <w:p w:rsidR="00FA4F60" w:rsidRDefault="00FA4F60" w:rsidP="003847C6">
      <w:pPr>
        <w:spacing w:after="0" w:line="240" w:lineRule="auto"/>
        <w:jc w:val="both"/>
        <w:rPr>
          <w:rFonts w:ascii="Arial" w:eastAsia="Calibri" w:hAnsi="Arial" w:cs="Arial"/>
          <w:b/>
          <w:sz w:val="24"/>
          <w:szCs w:val="24"/>
        </w:rPr>
      </w:pPr>
      <w:r>
        <w:rPr>
          <w:rFonts w:ascii="Arial" w:eastAsia="Calibri" w:hAnsi="Arial" w:cs="Arial"/>
          <w:b/>
          <w:sz w:val="24"/>
          <w:szCs w:val="24"/>
        </w:rPr>
        <w:t>Unidad 1.</w:t>
      </w:r>
    </w:p>
    <w:p w:rsidR="0014390B" w:rsidRPr="00FA4F60" w:rsidRDefault="00FA4F60" w:rsidP="003847C6">
      <w:pPr>
        <w:spacing w:after="0" w:line="240" w:lineRule="auto"/>
        <w:jc w:val="both"/>
        <w:rPr>
          <w:rFonts w:ascii="Arial" w:eastAsia="Calibri" w:hAnsi="Arial" w:cs="Arial"/>
          <w:b/>
          <w:sz w:val="24"/>
          <w:szCs w:val="24"/>
        </w:rPr>
      </w:pPr>
      <w:r>
        <w:rPr>
          <w:rFonts w:ascii="Arial" w:eastAsia="Calibri" w:hAnsi="Arial" w:cs="Arial"/>
          <w:b/>
          <w:sz w:val="24"/>
          <w:szCs w:val="24"/>
        </w:rPr>
        <w:t>MOVIMIENTO EN EL PLANO</w:t>
      </w:r>
    </w:p>
    <w:p w:rsidR="0014390B" w:rsidRDefault="00954B85" w:rsidP="003847C6">
      <w:pPr>
        <w:pStyle w:val="Prrafodelista"/>
        <w:numPr>
          <w:ilvl w:val="0"/>
          <w:numId w:val="1"/>
        </w:numPr>
        <w:spacing w:after="0" w:line="240" w:lineRule="auto"/>
        <w:jc w:val="both"/>
        <w:rPr>
          <w:rFonts w:ascii="Arial" w:eastAsia="Calibri" w:hAnsi="Arial" w:cs="Arial"/>
          <w:sz w:val="24"/>
          <w:szCs w:val="24"/>
        </w:rPr>
      </w:pPr>
      <w:r w:rsidRPr="00C13BD3">
        <w:rPr>
          <w:rFonts w:ascii="Arial" w:eastAsia="Calibri" w:hAnsi="Arial" w:cs="Arial"/>
          <w:sz w:val="24"/>
          <w:szCs w:val="24"/>
        </w:rPr>
        <w:t>Magnitu</w:t>
      </w:r>
      <w:r w:rsidR="0014390B" w:rsidRPr="00C13BD3">
        <w:rPr>
          <w:rFonts w:ascii="Arial" w:eastAsia="Calibri" w:hAnsi="Arial" w:cs="Arial"/>
          <w:sz w:val="24"/>
          <w:szCs w:val="24"/>
        </w:rPr>
        <w:t>des escalares y vectoriales</w:t>
      </w:r>
      <w:r w:rsidRPr="00C13BD3">
        <w:rPr>
          <w:rFonts w:ascii="Arial" w:eastAsia="Calibri" w:hAnsi="Arial" w:cs="Arial"/>
          <w:sz w:val="24"/>
          <w:szCs w:val="24"/>
        </w:rPr>
        <w:t xml:space="preserve"> </w:t>
      </w:r>
    </w:p>
    <w:p w:rsidR="00930E5C" w:rsidRPr="00C13BD3" w:rsidRDefault="00930E5C" w:rsidP="003847C6">
      <w:pPr>
        <w:pStyle w:val="Prrafodelista"/>
        <w:numPr>
          <w:ilvl w:val="0"/>
          <w:numId w:val="1"/>
        </w:numPr>
        <w:spacing w:after="0" w:line="240" w:lineRule="auto"/>
        <w:jc w:val="both"/>
        <w:rPr>
          <w:rFonts w:ascii="Arial" w:eastAsia="Calibri" w:hAnsi="Arial" w:cs="Arial"/>
          <w:sz w:val="24"/>
          <w:szCs w:val="24"/>
        </w:rPr>
      </w:pPr>
      <w:r>
        <w:rPr>
          <w:rFonts w:ascii="Arial" w:eastAsia="Calibri" w:hAnsi="Arial" w:cs="Arial"/>
          <w:sz w:val="24"/>
          <w:szCs w:val="24"/>
        </w:rPr>
        <w:t>Movimiento en una dimensión</w:t>
      </w:r>
    </w:p>
    <w:p w:rsidR="00B84015" w:rsidRPr="00C13BD3" w:rsidRDefault="00072214" w:rsidP="003847C6">
      <w:pPr>
        <w:pStyle w:val="Prrafodelista"/>
        <w:numPr>
          <w:ilvl w:val="0"/>
          <w:numId w:val="1"/>
        </w:numPr>
        <w:spacing w:after="0" w:line="240" w:lineRule="auto"/>
        <w:jc w:val="both"/>
        <w:rPr>
          <w:rFonts w:ascii="Arial" w:eastAsia="Calibri" w:hAnsi="Arial" w:cs="Arial"/>
          <w:sz w:val="24"/>
          <w:szCs w:val="24"/>
        </w:rPr>
      </w:pPr>
      <w:r w:rsidRPr="00C13BD3">
        <w:rPr>
          <w:rFonts w:ascii="Arial" w:eastAsia="Calibri" w:hAnsi="Arial" w:cs="Arial"/>
          <w:sz w:val="24"/>
          <w:szCs w:val="24"/>
        </w:rPr>
        <w:t xml:space="preserve">Movimiento en el </w:t>
      </w:r>
      <w:r w:rsidR="001101F2" w:rsidRPr="00C13BD3">
        <w:rPr>
          <w:rFonts w:ascii="Arial" w:eastAsia="Calibri" w:hAnsi="Arial" w:cs="Arial"/>
          <w:sz w:val="24"/>
          <w:szCs w:val="24"/>
        </w:rPr>
        <w:t>plano con aceleración constante</w:t>
      </w:r>
    </w:p>
    <w:p w:rsidR="0014390B" w:rsidRDefault="0014390B" w:rsidP="003847C6">
      <w:pPr>
        <w:pStyle w:val="Prrafodelista"/>
        <w:numPr>
          <w:ilvl w:val="0"/>
          <w:numId w:val="1"/>
        </w:numPr>
        <w:spacing w:after="0" w:line="240" w:lineRule="auto"/>
        <w:jc w:val="both"/>
        <w:rPr>
          <w:rFonts w:ascii="Arial" w:eastAsia="Calibri" w:hAnsi="Arial" w:cs="Arial"/>
          <w:sz w:val="24"/>
          <w:szCs w:val="24"/>
        </w:rPr>
      </w:pPr>
      <w:r w:rsidRPr="00C13BD3">
        <w:rPr>
          <w:rFonts w:ascii="Arial" w:eastAsia="Calibri" w:hAnsi="Arial" w:cs="Arial"/>
          <w:sz w:val="24"/>
          <w:szCs w:val="24"/>
        </w:rPr>
        <w:t>Movimiento Circular Uniforme</w:t>
      </w:r>
    </w:p>
    <w:p w:rsidR="00FA4F60" w:rsidRDefault="00FA4F60" w:rsidP="00FA4F60">
      <w:pPr>
        <w:pStyle w:val="Prrafodelista"/>
        <w:spacing w:after="0" w:line="240" w:lineRule="auto"/>
        <w:jc w:val="both"/>
        <w:rPr>
          <w:rFonts w:ascii="Arial" w:eastAsia="Calibri" w:hAnsi="Arial" w:cs="Arial"/>
          <w:sz w:val="24"/>
          <w:szCs w:val="24"/>
        </w:rPr>
      </w:pPr>
    </w:p>
    <w:p w:rsidR="00FA4F60" w:rsidRPr="00FA4F60" w:rsidRDefault="00FA4F60" w:rsidP="00FA4F60">
      <w:pPr>
        <w:spacing w:after="0" w:line="240" w:lineRule="auto"/>
        <w:jc w:val="both"/>
        <w:rPr>
          <w:rFonts w:ascii="Arial" w:eastAsia="Calibri" w:hAnsi="Arial" w:cs="Arial"/>
          <w:b/>
          <w:sz w:val="24"/>
          <w:szCs w:val="24"/>
        </w:rPr>
      </w:pPr>
      <w:r w:rsidRPr="00FA4F60">
        <w:rPr>
          <w:rFonts w:ascii="Arial" w:eastAsia="Calibri" w:hAnsi="Arial" w:cs="Arial"/>
          <w:b/>
          <w:sz w:val="24"/>
          <w:szCs w:val="24"/>
        </w:rPr>
        <w:t>Un</w:t>
      </w:r>
      <w:r>
        <w:rPr>
          <w:rFonts w:ascii="Arial" w:eastAsia="Calibri" w:hAnsi="Arial" w:cs="Arial"/>
          <w:b/>
          <w:sz w:val="24"/>
          <w:szCs w:val="24"/>
        </w:rPr>
        <w:t>idad 2</w:t>
      </w:r>
    </w:p>
    <w:p w:rsidR="00FA4F60" w:rsidRPr="00FA4F60" w:rsidRDefault="00FA4F60" w:rsidP="00FA4F60">
      <w:pPr>
        <w:spacing w:after="0" w:line="240" w:lineRule="auto"/>
        <w:jc w:val="both"/>
        <w:rPr>
          <w:rFonts w:ascii="Arial" w:eastAsia="Calibri" w:hAnsi="Arial" w:cs="Arial"/>
          <w:b/>
          <w:sz w:val="24"/>
          <w:szCs w:val="24"/>
        </w:rPr>
      </w:pPr>
      <w:r>
        <w:rPr>
          <w:rFonts w:ascii="Arial" w:eastAsia="Calibri" w:hAnsi="Arial" w:cs="Arial"/>
          <w:b/>
          <w:sz w:val="24"/>
          <w:szCs w:val="24"/>
        </w:rPr>
        <w:t>LAS LEYES DE LA DINAMICA</w:t>
      </w:r>
    </w:p>
    <w:p w:rsidR="0014390B" w:rsidRDefault="00FA4F60" w:rsidP="00FA4F60">
      <w:pPr>
        <w:pStyle w:val="Prrafodelista"/>
        <w:numPr>
          <w:ilvl w:val="0"/>
          <w:numId w:val="1"/>
        </w:numPr>
        <w:spacing w:after="0" w:line="240" w:lineRule="auto"/>
        <w:jc w:val="both"/>
        <w:rPr>
          <w:rFonts w:ascii="Arial" w:eastAsia="Calibri" w:hAnsi="Arial" w:cs="Arial"/>
          <w:sz w:val="24"/>
          <w:szCs w:val="24"/>
        </w:rPr>
      </w:pPr>
      <w:r>
        <w:rPr>
          <w:rFonts w:ascii="Arial" w:eastAsia="Calibri" w:hAnsi="Arial" w:cs="Arial"/>
          <w:sz w:val="24"/>
          <w:szCs w:val="24"/>
        </w:rPr>
        <w:t>Ley fundamental de la dinámica: Segunda ley de Newton</w:t>
      </w:r>
    </w:p>
    <w:p w:rsidR="00FA4F60" w:rsidRDefault="00FA4F60" w:rsidP="00FA4F60">
      <w:pPr>
        <w:pStyle w:val="Prrafodelista"/>
        <w:spacing w:after="0" w:line="240" w:lineRule="auto"/>
        <w:jc w:val="both"/>
        <w:rPr>
          <w:rFonts w:ascii="Arial" w:eastAsia="Calibri" w:hAnsi="Arial" w:cs="Arial"/>
          <w:sz w:val="24"/>
          <w:szCs w:val="24"/>
        </w:rPr>
      </w:pPr>
    </w:p>
    <w:p w:rsidR="00FA4F60" w:rsidRPr="003847C6" w:rsidRDefault="00FA4F60" w:rsidP="003847C6">
      <w:pPr>
        <w:pStyle w:val="Prrafodelista"/>
        <w:spacing w:after="0" w:line="240" w:lineRule="auto"/>
        <w:jc w:val="both"/>
        <w:rPr>
          <w:rFonts w:ascii="Arial" w:eastAsia="Calibri" w:hAnsi="Arial" w:cs="Arial"/>
          <w:sz w:val="24"/>
          <w:szCs w:val="24"/>
        </w:rPr>
      </w:pPr>
    </w:p>
    <w:p w:rsidR="00FA4F60" w:rsidRDefault="00FA4F60" w:rsidP="003847C6">
      <w:pPr>
        <w:spacing w:after="0" w:line="240" w:lineRule="auto"/>
        <w:jc w:val="both"/>
        <w:rPr>
          <w:rFonts w:ascii="Arial" w:eastAsia="Calibri" w:hAnsi="Arial" w:cs="Arial"/>
          <w:b/>
          <w:sz w:val="24"/>
          <w:szCs w:val="24"/>
        </w:rPr>
      </w:pPr>
      <w:r>
        <w:rPr>
          <w:rFonts w:ascii="Arial" w:eastAsia="Calibri" w:hAnsi="Arial" w:cs="Arial"/>
          <w:b/>
          <w:sz w:val="24"/>
          <w:szCs w:val="24"/>
        </w:rPr>
        <w:t>DESARROLLO UNIDAD 1</w:t>
      </w:r>
    </w:p>
    <w:p w:rsidR="00FA4F60" w:rsidRDefault="00FA4F60" w:rsidP="003847C6">
      <w:pPr>
        <w:spacing w:after="0" w:line="240" w:lineRule="auto"/>
        <w:jc w:val="both"/>
        <w:rPr>
          <w:rFonts w:ascii="Arial" w:eastAsia="Calibri" w:hAnsi="Arial" w:cs="Arial"/>
          <w:b/>
          <w:sz w:val="24"/>
          <w:szCs w:val="24"/>
        </w:rPr>
      </w:pPr>
    </w:p>
    <w:p w:rsidR="0014390B" w:rsidRPr="00FA4F60" w:rsidRDefault="00094D04" w:rsidP="003847C6">
      <w:pPr>
        <w:spacing w:after="0" w:line="240" w:lineRule="auto"/>
        <w:jc w:val="both"/>
        <w:rPr>
          <w:rFonts w:ascii="Arial" w:eastAsia="Calibri" w:hAnsi="Arial" w:cs="Arial"/>
          <w:b/>
          <w:sz w:val="24"/>
          <w:szCs w:val="24"/>
        </w:rPr>
      </w:pPr>
      <w:r w:rsidRPr="00FA4F60">
        <w:rPr>
          <w:rFonts w:ascii="Arial" w:eastAsia="Calibri" w:hAnsi="Arial" w:cs="Arial"/>
          <w:b/>
          <w:sz w:val="24"/>
          <w:szCs w:val="24"/>
        </w:rPr>
        <w:t>OBJETIVOS</w:t>
      </w:r>
      <w:r w:rsidR="00FA4F60">
        <w:rPr>
          <w:rFonts w:ascii="Arial" w:eastAsia="Calibri" w:hAnsi="Arial" w:cs="Arial"/>
          <w:b/>
          <w:sz w:val="24"/>
          <w:szCs w:val="24"/>
        </w:rPr>
        <w:t xml:space="preserve"> </w:t>
      </w:r>
    </w:p>
    <w:p w:rsidR="00985458" w:rsidRDefault="00094D04" w:rsidP="00094D04">
      <w:pPr>
        <w:pStyle w:val="Prrafodelista"/>
        <w:numPr>
          <w:ilvl w:val="0"/>
          <w:numId w:val="7"/>
        </w:numPr>
        <w:rPr>
          <w:rFonts w:ascii="Arial" w:hAnsi="Arial" w:cs="Arial"/>
          <w:sz w:val="24"/>
          <w:szCs w:val="24"/>
        </w:rPr>
      </w:pPr>
      <w:r w:rsidRPr="00985458">
        <w:rPr>
          <w:rFonts w:ascii="Arial" w:hAnsi="Arial" w:cs="Arial"/>
          <w:sz w:val="24"/>
          <w:szCs w:val="24"/>
        </w:rPr>
        <w:t>Reconocer las mag</w:t>
      </w:r>
      <w:r w:rsidR="00531925" w:rsidRPr="00985458">
        <w:rPr>
          <w:rFonts w:ascii="Arial" w:hAnsi="Arial" w:cs="Arial"/>
          <w:sz w:val="24"/>
          <w:szCs w:val="24"/>
        </w:rPr>
        <w:t>nitudes escalares y vectoriales y ubicar vectores en el plano.</w:t>
      </w:r>
    </w:p>
    <w:p w:rsidR="00094D04" w:rsidRPr="00985458" w:rsidRDefault="00985458" w:rsidP="00094D04">
      <w:pPr>
        <w:pStyle w:val="Prrafodelista"/>
        <w:numPr>
          <w:ilvl w:val="0"/>
          <w:numId w:val="7"/>
        </w:numPr>
        <w:rPr>
          <w:rFonts w:ascii="Arial" w:hAnsi="Arial" w:cs="Arial"/>
          <w:sz w:val="24"/>
          <w:szCs w:val="24"/>
        </w:rPr>
      </w:pPr>
      <w:r w:rsidRPr="00985458">
        <w:rPr>
          <w:rFonts w:ascii="Arial" w:hAnsi="Arial" w:cs="Arial"/>
          <w:sz w:val="24"/>
          <w:szCs w:val="24"/>
        </w:rPr>
        <w:t>R</w:t>
      </w:r>
      <w:r w:rsidR="00094D04" w:rsidRPr="00985458">
        <w:rPr>
          <w:rFonts w:ascii="Arial" w:hAnsi="Arial" w:cs="Arial"/>
          <w:sz w:val="24"/>
          <w:szCs w:val="24"/>
        </w:rPr>
        <w:t>ealizar operaciones</w:t>
      </w:r>
      <w:r w:rsidR="00DA4CB5" w:rsidRPr="00985458">
        <w:rPr>
          <w:rFonts w:ascii="Arial" w:hAnsi="Arial" w:cs="Arial"/>
          <w:sz w:val="24"/>
          <w:szCs w:val="24"/>
        </w:rPr>
        <w:t xml:space="preserve"> entre magnitudes escalares y  ve</w:t>
      </w:r>
      <w:r w:rsidR="00094D04" w:rsidRPr="00985458">
        <w:rPr>
          <w:rFonts w:ascii="Arial" w:hAnsi="Arial" w:cs="Arial"/>
          <w:sz w:val="24"/>
          <w:szCs w:val="24"/>
        </w:rPr>
        <w:t>ctoriales</w:t>
      </w:r>
    </w:p>
    <w:p w:rsidR="00094D04" w:rsidRPr="003847C6" w:rsidRDefault="00094D04" w:rsidP="003847C6">
      <w:pPr>
        <w:spacing w:after="0" w:line="240" w:lineRule="auto"/>
        <w:jc w:val="both"/>
        <w:rPr>
          <w:rFonts w:ascii="Arial" w:eastAsia="Calibri" w:hAnsi="Arial" w:cs="Arial"/>
          <w:sz w:val="24"/>
          <w:szCs w:val="24"/>
        </w:rPr>
      </w:pPr>
    </w:p>
    <w:p w:rsidR="0014390B" w:rsidRPr="003847C6" w:rsidRDefault="0014390B" w:rsidP="003847C6">
      <w:pPr>
        <w:spacing w:after="0" w:line="240" w:lineRule="auto"/>
        <w:jc w:val="both"/>
        <w:rPr>
          <w:rFonts w:ascii="Arial" w:hAnsi="Arial" w:cs="Arial"/>
          <w:sz w:val="24"/>
          <w:szCs w:val="24"/>
        </w:rPr>
      </w:pPr>
    </w:p>
    <w:p w:rsidR="0014390B" w:rsidRPr="003847C6" w:rsidRDefault="00FA4F60" w:rsidP="00FA4F60">
      <w:pPr>
        <w:spacing w:after="0" w:line="240" w:lineRule="auto"/>
        <w:jc w:val="center"/>
        <w:rPr>
          <w:rFonts w:ascii="Arial" w:hAnsi="Arial" w:cs="Arial"/>
          <w:b/>
          <w:sz w:val="24"/>
          <w:szCs w:val="24"/>
        </w:rPr>
      </w:pPr>
      <w:r w:rsidRPr="00E52C83">
        <w:rPr>
          <w:rFonts w:ascii="Arial" w:eastAsia="Calibri" w:hAnsi="Arial" w:cs="Arial"/>
          <w:b/>
          <w:sz w:val="24"/>
          <w:szCs w:val="24"/>
          <w:highlight w:val="yellow"/>
        </w:rPr>
        <w:t>MAGNITUDES ESCALARES Y MAGNITUDES VECTORIALES</w:t>
      </w:r>
    </w:p>
    <w:p w:rsidR="00F35450" w:rsidRPr="003847C6" w:rsidRDefault="00F35450" w:rsidP="003847C6">
      <w:pPr>
        <w:spacing w:after="0" w:line="240" w:lineRule="auto"/>
        <w:jc w:val="both"/>
        <w:rPr>
          <w:rFonts w:ascii="Arial" w:hAnsi="Arial" w:cs="Arial"/>
          <w:b/>
          <w:sz w:val="24"/>
          <w:szCs w:val="24"/>
        </w:rPr>
      </w:pPr>
    </w:p>
    <w:p w:rsidR="00F35450" w:rsidRPr="003847C6" w:rsidRDefault="00401E79" w:rsidP="003847C6">
      <w:pPr>
        <w:spacing w:after="0" w:line="240" w:lineRule="auto"/>
        <w:jc w:val="both"/>
        <w:rPr>
          <w:rFonts w:ascii="Arial" w:eastAsia="Calibri" w:hAnsi="Arial" w:cs="Arial"/>
          <w:b/>
          <w:sz w:val="24"/>
          <w:szCs w:val="24"/>
        </w:rPr>
      </w:pPr>
      <w:r>
        <w:rPr>
          <w:rFonts w:ascii="Arial" w:hAnsi="Arial" w:cs="Arial"/>
          <w:b/>
          <w:sz w:val="24"/>
          <w:szCs w:val="24"/>
        </w:rPr>
        <w:t>MAGNITUD</w:t>
      </w:r>
      <w:r w:rsidR="00F35450" w:rsidRPr="003847C6">
        <w:rPr>
          <w:rFonts w:ascii="Arial" w:hAnsi="Arial" w:cs="Arial"/>
          <w:b/>
          <w:sz w:val="24"/>
          <w:szCs w:val="24"/>
        </w:rPr>
        <w:t xml:space="preserve"> ESCALAR</w:t>
      </w:r>
    </w:p>
    <w:p w:rsidR="0014390B" w:rsidRPr="003847C6" w:rsidRDefault="0014390B" w:rsidP="003847C6">
      <w:pPr>
        <w:spacing w:after="0" w:line="240" w:lineRule="auto"/>
        <w:jc w:val="both"/>
        <w:rPr>
          <w:rFonts w:ascii="Arial" w:hAnsi="Arial" w:cs="Arial"/>
          <w:sz w:val="24"/>
          <w:szCs w:val="24"/>
        </w:rPr>
      </w:pPr>
    </w:p>
    <w:p w:rsidR="0014390B" w:rsidRPr="003847C6" w:rsidRDefault="00FA4F60" w:rsidP="003847C6">
      <w:pPr>
        <w:spacing w:after="0" w:line="240" w:lineRule="auto"/>
        <w:jc w:val="both"/>
        <w:rPr>
          <w:rFonts w:ascii="Arial" w:hAnsi="Arial" w:cs="Arial"/>
          <w:sz w:val="24"/>
          <w:szCs w:val="24"/>
        </w:rPr>
      </w:pPr>
      <w:r>
        <w:rPr>
          <w:rFonts w:ascii="Arial" w:hAnsi="Arial" w:cs="Arial"/>
          <w:sz w:val="24"/>
          <w:szCs w:val="24"/>
        </w:rPr>
        <w:t>U</w:t>
      </w:r>
      <w:r w:rsidR="00F35450" w:rsidRPr="003847C6">
        <w:rPr>
          <w:rFonts w:ascii="Arial" w:hAnsi="Arial" w:cs="Arial"/>
          <w:sz w:val="24"/>
          <w:szCs w:val="24"/>
        </w:rPr>
        <w:t xml:space="preserve">na </w:t>
      </w:r>
      <w:r w:rsidR="00401E79">
        <w:rPr>
          <w:rFonts w:ascii="Arial" w:hAnsi="Arial" w:cs="Arial"/>
          <w:sz w:val="24"/>
          <w:szCs w:val="24"/>
        </w:rPr>
        <w:t>magnitud</w:t>
      </w:r>
      <w:r>
        <w:rPr>
          <w:rFonts w:ascii="Arial" w:hAnsi="Arial" w:cs="Arial"/>
          <w:sz w:val="24"/>
          <w:szCs w:val="24"/>
        </w:rPr>
        <w:t xml:space="preserve"> escalar es un n</w:t>
      </w:r>
      <w:r w:rsidRPr="00FA4F60">
        <w:rPr>
          <w:rFonts w:ascii="Arial" w:hAnsi="Arial" w:cs="Arial"/>
          <w:sz w:val="24"/>
          <w:szCs w:val="24"/>
          <w:highlight w:val="green"/>
        </w:rPr>
        <w:t>u</w:t>
      </w:r>
      <w:r>
        <w:rPr>
          <w:rFonts w:ascii="Arial" w:hAnsi="Arial" w:cs="Arial"/>
          <w:sz w:val="24"/>
          <w:szCs w:val="24"/>
        </w:rPr>
        <w:t>mero real positivo, que da cuenta del valor de una cantidad física y</w:t>
      </w:r>
      <w:r w:rsidR="00F35450" w:rsidRPr="003847C6">
        <w:rPr>
          <w:rFonts w:ascii="Arial" w:hAnsi="Arial" w:cs="Arial"/>
          <w:sz w:val="24"/>
          <w:szCs w:val="24"/>
        </w:rPr>
        <w:t xml:space="preserve"> se específica </w:t>
      </w:r>
      <w:r w:rsidR="00F35450" w:rsidRPr="00FA4F60">
        <w:rPr>
          <w:rFonts w:ascii="Arial" w:hAnsi="Arial" w:cs="Arial"/>
          <w:b/>
          <w:sz w:val="24"/>
          <w:szCs w:val="24"/>
        </w:rPr>
        <w:t>completamente</w:t>
      </w:r>
      <w:r w:rsidR="00F35450" w:rsidRPr="003847C6">
        <w:rPr>
          <w:rFonts w:ascii="Arial" w:hAnsi="Arial" w:cs="Arial"/>
          <w:sz w:val="24"/>
          <w:szCs w:val="24"/>
        </w:rPr>
        <w:t xml:space="preserve"> por su m</w:t>
      </w:r>
      <w:r w:rsidR="00401E79">
        <w:rPr>
          <w:rFonts w:ascii="Arial" w:hAnsi="Arial" w:cs="Arial"/>
          <w:sz w:val="24"/>
          <w:szCs w:val="24"/>
        </w:rPr>
        <w:t>ódulo</w:t>
      </w:r>
      <w:r>
        <w:rPr>
          <w:rFonts w:ascii="Arial" w:hAnsi="Arial" w:cs="Arial"/>
          <w:sz w:val="24"/>
          <w:szCs w:val="24"/>
        </w:rPr>
        <w:t xml:space="preserve"> (el numero)</w:t>
      </w:r>
      <w:r w:rsidR="00401E79">
        <w:rPr>
          <w:rFonts w:ascii="Arial" w:hAnsi="Arial" w:cs="Arial"/>
          <w:sz w:val="24"/>
          <w:szCs w:val="24"/>
        </w:rPr>
        <w:t xml:space="preserve"> </w:t>
      </w:r>
      <w:r w:rsidR="00F35450" w:rsidRPr="003847C6">
        <w:rPr>
          <w:rFonts w:ascii="Arial" w:hAnsi="Arial" w:cs="Arial"/>
          <w:sz w:val="24"/>
          <w:szCs w:val="24"/>
        </w:rPr>
        <w:t>y una unidad.</w:t>
      </w:r>
      <w:r w:rsidR="00954B85">
        <w:rPr>
          <w:rFonts w:ascii="Arial" w:hAnsi="Arial" w:cs="Arial"/>
          <w:sz w:val="24"/>
          <w:szCs w:val="24"/>
        </w:rPr>
        <w:t xml:space="preserve"> </w:t>
      </w:r>
      <w:r>
        <w:rPr>
          <w:rFonts w:ascii="Arial" w:hAnsi="Arial" w:cs="Arial"/>
          <w:sz w:val="24"/>
          <w:szCs w:val="24"/>
        </w:rPr>
        <w:t xml:space="preserve"> </w:t>
      </w:r>
    </w:p>
    <w:p w:rsidR="00F35450" w:rsidRDefault="00F35450" w:rsidP="003847C6">
      <w:pPr>
        <w:spacing w:after="0" w:line="240" w:lineRule="auto"/>
        <w:jc w:val="both"/>
        <w:rPr>
          <w:rFonts w:ascii="Arial" w:hAnsi="Arial" w:cs="Arial"/>
          <w:sz w:val="24"/>
          <w:szCs w:val="24"/>
        </w:rPr>
      </w:pPr>
    </w:p>
    <w:p w:rsidR="00FA4F60" w:rsidRPr="003847C6" w:rsidRDefault="00FA4F60" w:rsidP="003847C6">
      <w:pPr>
        <w:spacing w:after="0" w:line="240" w:lineRule="auto"/>
        <w:jc w:val="both"/>
        <w:rPr>
          <w:rFonts w:ascii="Arial" w:hAnsi="Arial" w:cs="Arial"/>
          <w:sz w:val="24"/>
          <w:szCs w:val="24"/>
        </w:rPr>
      </w:pPr>
      <w:r>
        <w:rPr>
          <w:rFonts w:ascii="Arial" w:hAnsi="Arial" w:cs="Arial"/>
          <w:sz w:val="24"/>
          <w:szCs w:val="24"/>
        </w:rPr>
        <w:t xml:space="preserve">Son magnitudes escalares: </w:t>
      </w:r>
    </w:p>
    <w:p w:rsidR="00FA4F60" w:rsidRDefault="00FA4F60" w:rsidP="003847C6">
      <w:pPr>
        <w:spacing w:after="0" w:line="240" w:lineRule="auto"/>
        <w:jc w:val="both"/>
        <w:rPr>
          <w:rFonts w:ascii="Arial" w:hAnsi="Arial" w:cs="Arial"/>
          <w:b/>
          <w:color w:val="632423" w:themeColor="accent2" w:themeShade="80"/>
          <w:sz w:val="24"/>
          <w:szCs w:val="24"/>
        </w:rPr>
      </w:pPr>
    </w:p>
    <w:p w:rsidR="00F35450" w:rsidRPr="003847C6" w:rsidRDefault="00F35450" w:rsidP="003847C6">
      <w:pPr>
        <w:spacing w:after="0" w:line="240" w:lineRule="auto"/>
        <w:jc w:val="both"/>
        <w:rPr>
          <w:rFonts w:ascii="Arial" w:hAnsi="Arial" w:cs="Arial"/>
          <w:b/>
          <w:color w:val="632423" w:themeColor="accent2" w:themeShade="80"/>
          <w:sz w:val="24"/>
          <w:szCs w:val="24"/>
        </w:rPr>
      </w:pPr>
      <w:r w:rsidRPr="003847C6">
        <w:rPr>
          <w:rFonts w:ascii="Arial" w:hAnsi="Arial" w:cs="Arial"/>
          <w:b/>
          <w:color w:val="632423" w:themeColor="accent2" w:themeShade="80"/>
          <w:sz w:val="24"/>
          <w:szCs w:val="24"/>
        </w:rPr>
        <w:t>Ejemplo</w:t>
      </w:r>
      <w:r w:rsidR="00F4073D" w:rsidRPr="003847C6">
        <w:rPr>
          <w:rFonts w:ascii="Arial" w:hAnsi="Arial" w:cs="Arial"/>
          <w:b/>
          <w:color w:val="632423" w:themeColor="accent2" w:themeShade="80"/>
          <w:sz w:val="24"/>
          <w:szCs w:val="24"/>
        </w:rPr>
        <w:t>s</w:t>
      </w:r>
      <w:r w:rsidR="00401E79">
        <w:rPr>
          <w:rFonts w:ascii="Arial" w:hAnsi="Arial" w:cs="Arial"/>
          <w:b/>
          <w:color w:val="632423" w:themeColor="accent2" w:themeShade="80"/>
          <w:sz w:val="24"/>
          <w:szCs w:val="24"/>
        </w:rPr>
        <w:t>:</w:t>
      </w:r>
    </w:p>
    <w:p w:rsidR="00F35450" w:rsidRPr="003847C6" w:rsidRDefault="00F35450" w:rsidP="003847C6">
      <w:pPr>
        <w:spacing w:after="0" w:line="240" w:lineRule="auto"/>
        <w:jc w:val="both"/>
        <w:rPr>
          <w:rFonts w:ascii="Arial" w:hAnsi="Arial" w:cs="Arial"/>
          <w:sz w:val="24"/>
          <w:szCs w:val="24"/>
        </w:rPr>
      </w:pPr>
    </w:p>
    <w:p w:rsidR="00F35450" w:rsidRPr="00D03365" w:rsidRDefault="00FA4F60" w:rsidP="003847C6">
      <w:pPr>
        <w:spacing w:after="0" w:line="240" w:lineRule="auto"/>
        <w:jc w:val="both"/>
        <w:rPr>
          <w:rFonts w:ascii="Arial" w:hAnsi="Arial" w:cs="Arial"/>
          <w:sz w:val="24"/>
          <w:szCs w:val="24"/>
          <w:highlight w:val="cyan"/>
        </w:rPr>
      </w:pPr>
      <w:r w:rsidRPr="00D03365">
        <w:rPr>
          <w:rFonts w:ascii="Arial" w:hAnsi="Arial" w:cs="Arial"/>
          <w:sz w:val="24"/>
          <w:szCs w:val="24"/>
          <w:highlight w:val="cyan"/>
        </w:rPr>
        <w:t xml:space="preserve">Distancia (1 </w:t>
      </w:r>
      <w:r w:rsidR="00F35450" w:rsidRPr="00D03365">
        <w:rPr>
          <w:rFonts w:ascii="Arial" w:hAnsi="Arial" w:cs="Arial"/>
          <w:sz w:val="24"/>
          <w:szCs w:val="24"/>
          <w:highlight w:val="cyan"/>
        </w:rPr>
        <w:t>m)</w:t>
      </w:r>
      <w:r w:rsidRPr="00D03365">
        <w:rPr>
          <w:rFonts w:ascii="Arial" w:hAnsi="Arial" w:cs="Arial"/>
          <w:sz w:val="24"/>
          <w:szCs w:val="24"/>
          <w:highlight w:val="cyan"/>
        </w:rPr>
        <w:t xml:space="preserve"> </w:t>
      </w:r>
      <w:r w:rsidRPr="00D03365">
        <w:rPr>
          <w:rFonts w:ascii="Arial" w:hAnsi="Arial" w:cs="Arial"/>
          <w:color w:val="FF0000"/>
          <w:sz w:val="24"/>
          <w:szCs w:val="24"/>
          <w:highlight w:val="cyan"/>
        </w:rPr>
        <w:t>(añadir la imagen metro)</w:t>
      </w:r>
    </w:p>
    <w:p w:rsidR="00F35450" w:rsidRPr="00D03365" w:rsidRDefault="00F35450" w:rsidP="003847C6">
      <w:pPr>
        <w:spacing w:after="0" w:line="240" w:lineRule="auto"/>
        <w:jc w:val="both"/>
        <w:rPr>
          <w:rFonts w:ascii="Arial" w:hAnsi="Arial" w:cs="Arial"/>
          <w:sz w:val="24"/>
          <w:szCs w:val="24"/>
          <w:highlight w:val="cyan"/>
        </w:rPr>
      </w:pPr>
      <w:r w:rsidRPr="00D03365">
        <w:rPr>
          <w:rFonts w:ascii="Arial" w:hAnsi="Arial" w:cs="Arial"/>
          <w:sz w:val="24"/>
          <w:szCs w:val="24"/>
          <w:highlight w:val="cyan"/>
        </w:rPr>
        <w:t>Volumen (200 cm</w:t>
      </w:r>
      <w:r w:rsidRPr="00D03365">
        <w:rPr>
          <w:rFonts w:ascii="Arial" w:hAnsi="Arial" w:cs="Arial"/>
          <w:sz w:val="24"/>
          <w:szCs w:val="24"/>
          <w:highlight w:val="cyan"/>
          <w:vertAlign w:val="superscript"/>
        </w:rPr>
        <w:t>3</w:t>
      </w:r>
      <w:r w:rsidRPr="00D03365">
        <w:rPr>
          <w:rFonts w:ascii="Arial" w:hAnsi="Arial" w:cs="Arial"/>
          <w:sz w:val="24"/>
          <w:szCs w:val="24"/>
          <w:highlight w:val="cyan"/>
        </w:rPr>
        <w:t>)</w:t>
      </w:r>
      <w:r w:rsidR="00FA4F60" w:rsidRPr="00D03365">
        <w:rPr>
          <w:rFonts w:ascii="Arial" w:hAnsi="Arial" w:cs="Arial"/>
          <w:sz w:val="24"/>
          <w:szCs w:val="24"/>
          <w:highlight w:val="cyan"/>
        </w:rPr>
        <w:t xml:space="preserve"> </w:t>
      </w:r>
      <w:r w:rsidR="00FA4F60" w:rsidRPr="00D03365">
        <w:rPr>
          <w:rFonts w:ascii="Arial" w:hAnsi="Arial" w:cs="Arial"/>
          <w:color w:val="FF0000"/>
          <w:sz w:val="24"/>
          <w:szCs w:val="24"/>
          <w:highlight w:val="cyan"/>
        </w:rPr>
        <w:t>(añadir la imagen de un cubo)</w:t>
      </w:r>
    </w:p>
    <w:p w:rsidR="00094D04" w:rsidRPr="00FA4F60" w:rsidRDefault="00094D04" w:rsidP="003847C6">
      <w:pPr>
        <w:spacing w:after="0" w:line="240" w:lineRule="auto"/>
        <w:jc w:val="both"/>
        <w:rPr>
          <w:rFonts w:ascii="Arial" w:hAnsi="Arial" w:cs="Arial"/>
          <w:color w:val="FF0000"/>
          <w:sz w:val="24"/>
          <w:szCs w:val="24"/>
        </w:rPr>
      </w:pPr>
      <w:r w:rsidRPr="00D03365">
        <w:rPr>
          <w:rFonts w:ascii="Arial" w:hAnsi="Arial" w:cs="Arial"/>
          <w:sz w:val="24"/>
          <w:szCs w:val="24"/>
          <w:highlight w:val="cyan"/>
        </w:rPr>
        <w:t>Tiempo (38s)</w:t>
      </w:r>
      <w:r w:rsidR="00FA4F60" w:rsidRPr="00D03365">
        <w:rPr>
          <w:rFonts w:ascii="Arial" w:hAnsi="Arial" w:cs="Arial"/>
          <w:sz w:val="24"/>
          <w:szCs w:val="24"/>
          <w:highlight w:val="cyan"/>
        </w:rPr>
        <w:t xml:space="preserve"> </w:t>
      </w:r>
      <w:r w:rsidR="00FA4F60" w:rsidRPr="00D03365">
        <w:rPr>
          <w:rFonts w:ascii="Arial" w:hAnsi="Arial" w:cs="Arial"/>
          <w:color w:val="FF0000"/>
          <w:sz w:val="24"/>
          <w:szCs w:val="24"/>
          <w:highlight w:val="cyan"/>
        </w:rPr>
        <w:t>(añadir la imagen animada de un reloj)</w:t>
      </w:r>
    </w:p>
    <w:p w:rsidR="00F35450" w:rsidRDefault="00FA4F60" w:rsidP="003847C6">
      <w:pPr>
        <w:jc w:val="both"/>
        <w:rPr>
          <w:rFonts w:ascii="Arial" w:hAnsi="Arial" w:cs="Arial"/>
          <w:sz w:val="24"/>
          <w:szCs w:val="24"/>
        </w:rPr>
      </w:pPr>
      <w:r>
        <w:rPr>
          <w:rFonts w:ascii="Arial" w:hAnsi="Arial" w:cs="Arial"/>
          <w:sz w:val="24"/>
          <w:szCs w:val="24"/>
        </w:rPr>
        <w:t xml:space="preserve"> </w:t>
      </w:r>
    </w:p>
    <w:p w:rsidR="00F35450" w:rsidRPr="003847C6" w:rsidRDefault="00D03365" w:rsidP="00FA4F60">
      <w:pPr>
        <w:jc w:val="center"/>
        <w:rPr>
          <w:rFonts w:ascii="Arial" w:hAnsi="Arial" w:cs="Arial"/>
          <w:b/>
          <w:color w:val="632423" w:themeColor="accent2" w:themeShade="80"/>
          <w:sz w:val="24"/>
          <w:szCs w:val="24"/>
        </w:rPr>
      </w:pPr>
      <w:r>
        <w:rPr>
          <w:rFonts w:ascii="Arial" w:hAnsi="Arial" w:cs="Arial"/>
          <w:b/>
          <w:color w:val="632423" w:themeColor="accent2" w:themeShade="80"/>
          <w:sz w:val="24"/>
          <w:szCs w:val="24"/>
        </w:rPr>
        <w:t>OPERACIONES CON MAGNITUDES ESCALARES</w:t>
      </w:r>
    </w:p>
    <w:p w:rsidR="00F35450" w:rsidRPr="003847C6" w:rsidRDefault="00F35450" w:rsidP="003847C6">
      <w:pPr>
        <w:jc w:val="both"/>
        <w:rPr>
          <w:rFonts w:ascii="Arial" w:hAnsi="Arial" w:cs="Arial"/>
          <w:sz w:val="24"/>
          <w:szCs w:val="24"/>
        </w:rPr>
      </w:pPr>
      <w:r w:rsidRPr="003847C6">
        <w:rPr>
          <w:rFonts w:ascii="Arial" w:hAnsi="Arial" w:cs="Arial"/>
          <w:sz w:val="24"/>
          <w:szCs w:val="24"/>
        </w:rPr>
        <w:t xml:space="preserve">Las cantidades escalares que se miden en las mismas unidades pueden sumarse o restarse de manera </w:t>
      </w:r>
      <w:r w:rsidR="00DA4CB5">
        <w:rPr>
          <w:rFonts w:ascii="Arial" w:hAnsi="Arial" w:cs="Arial"/>
          <w:sz w:val="24"/>
          <w:szCs w:val="24"/>
        </w:rPr>
        <w:t>lineal</w:t>
      </w:r>
      <w:r w:rsidRPr="003847C6">
        <w:rPr>
          <w:rFonts w:ascii="Arial" w:hAnsi="Arial" w:cs="Arial"/>
          <w:sz w:val="24"/>
          <w:szCs w:val="24"/>
        </w:rPr>
        <w:t>.</w:t>
      </w:r>
    </w:p>
    <w:p w:rsidR="00FA4F60" w:rsidRDefault="00FA4F60" w:rsidP="003847C6">
      <w:pPr>
        <w:jc w:val="both"/>
        <w:rPr>
          <w:rFonts w:ascii="Arial" w:hAnsi="Arial" w:cs="Arial"/>
          <w:b/>
          <w:color w:val="632423" w:themeColor="accent2" w:themeShade="80"/>
          <w:sz w:val="24"/>
          <w:szCs w:val="24"/>
        </w:rPr>
      </w:pPr>
    </w:p>
    <w:p w:rsidR="00F35450" w:rsidRPr="00FA4F60" w:rsidRDefault="00F35450" w:rsidP="003847C6">
      <w:pPr>
        <w:jc w:val="both"/>
        <w:rPr>
          <w:rFonts w:ascii="Arial" w:hAnsi="Arial" w:cs="Arial"/>
          <w:b/>
          <w:color w:val="632423" w:themeColor="accent2" w:themeShade="80"/>
          <w:sz w:val="24"/>
          <w:szCs w:val="24"/>
          <w:lang w:val="es-ES"/>
        </w:rPr>
      </w:pPr>
      <w:r w:rsidRPr="00954B85">
        <w:rPr>
          <w:rFonts w:ascii="Arial" w:hAnsi="Arial" w:cs="Arial"/>
          <w:b/>
          <w:color w:val="632423" w:themeColor="accent2" w:themeShade="80"/>
          <w:sz w:val="24"/>
          <w:szCs w:val="24"/>
        </w:rPr>
        <w:t>Ejemplo</w:t>
      </w:r>
      <w:r w:rsidRPr="00FA4F60">
        <w:rPr>
          <w:rFonts w:ascii="Arial" w:hAnsi="Arial" w:cs="Arial"/>
          <w:b/>
          <w:color w:val="632423" w:themeColor="accent2" w:themeShade="80"/>
          <w:sz w:val="24"/>
          <w:szCs w:val="24"/>
          <w:lang w:val="es-ES"/>
        </w:rPr>
        <w:t>:</w:t>
      </w:r>
    </w:p>
    <w:p w:rsidR="00FA4F60" w:rsidRPr="00FA4F60" w:rsidRDefault="00F35450" w:rsidP="003847C6">
      <w:pPr>
        <w:jc w:val="both"/>
        <w:rPr>
          <w:rFonts w:ascii="Arial" w:hAnsi="Arial" w:cs="Arial"/>
          <w:sz w:val="24"/>
          <w:szCs w:val="24"/>
          <w:lang w:val="es-ES"/>
        </w:rPr>
      </w:pPr>
      <w:r w:rsidRPr="00FA4F60">
        <w:rPr>
          <w:rFonts w:ascii="Arial" w:hAnsi="Arial" w:cs="Arial"/>
          <w:sz w:val="24"/>
          <w:szCs w:val="24"/>
          <w:lang w:val="es-ES"/>
        </w:rPr>
        <w:t>14 mm + 13 mm = 27 mm</w:t>
      </w:r>
    </w:p>
    <w:p w:rsidR="00954B85" w:rsidRPr="00FA4F60" w:rsidRDefault="00954B85" w:rsidP="003847C6">
      <w:pPr>
        <w:jc w:val="both"/>
        <w:rPr>
          <w:rFonts w:ascii="Arial" w:hAnsi="Arial" w:cs="Arial"/>
          <w:sz w:val="24"/>
          <w:szCs w:val="24"/>
          <w:vertAlign w:val="superscript"/>
          <w:lang w:val="es-ES"/>
        </w:rPr>
      </w:pPr>
      <w:r w:rsidRPr="00FA4F60">
        <w:rPr>
          <w:rFonts w:ascii="Arial" w:hAnsi="Arial" w:cs="Arial"/>
          <w:sz w:val="24"/>
          <w:szCs w:val="24"/>
          <w:lang w:val="es-ES"/>
        </w:rPr>
        <w:t>200cm</w:t>
      </w:r>
      <w:r w:rsidRPr="00FA4F60">
        <w:rPr>
          <w:rFonts w:ascii="Arial" w:hAnsi="Arial" w:cs="Arial"/>
          <w:sz w:val="24"/>
          <w:szCs w:val="24"/>
          <w:vertAlign w:val="superscript"/>
          <w:lang w:val="es-ES"/>
        </w:rPr>
        <w:t>3</w:t>
      </w:r>
      <w:r w:rsidRPr="00FA4F60">
        <w:rPr>
          <w:rFonts w:ascii="Arial" w:hAnsi="Arial" w:cs="Arial"/>
          <w:sz w:val="24"/>
          <w:szCs w:val="24"/>
          <w:lang w:val="es-ES"/>
        </w:rPr>
        <w:t>+300cm</w:t>
      </w:r>
      <w:r w:rsidRPr="00FA4F60">
        <w:rPr>
          <w:rFonts w:ascii="Arial" w:hAnsi="Arial" w:cs="Arial"/>
          <w:sz w:val="24"/>
          <w:szCs w:val="24"/>
          <w:vertAlign w:val="superscript"/>
          <w:lang w:val="es-ES"/>
        </w:rPr>
        <w:t>3</w:t>
      </w:r>
      <w:r w:rsidRPr="00FA4F60">
        <w:rPr>
          <w:rFonts w:ascii="Arial" w:hAnsi="Arial" w:cs="Arial"/>
          <w:sz w:val="24"/>
          <w:szCs w:val="24"/>
          <w:lang w:val="es-ES"/>
        </w:rPr>
        <w:t>=500cm</w:t>
      </w:r>
      <w:r w:rsidRPr="00FA4F60">
        <w:rPr>
          <w:rFonts w:ascii="Arial" w:hAnsi="Arial" w:cs="Arial"/>
          <w:sz w:val="24"/>
          <w:szCs w:val="24"/>
          <w:vertAlign w:val="superscript"/>
          <w:lang w:val="es-ES"/>
        </w:rPr>
        <w:t>3</w:t>
      </w:r>
    </w:p>
    <w:p w:rsidR="00F35450" w:rsidRDefault="00401E79" w:rsidP="003847C6">
      <w:pPr>
        <w:jc w:val="both"/>
        <w:rPr>
          <w:rFonts w:ascii="Arial" w:hAnsi="Arial" w:cs="Arial"/>
          <w:sz w:val="24"/>
          <w:szCs w:val="24"/>
          <w:lang w:val="es-ES"/>
        </w:rPr>
      </w:pPr>
      <w:r w:rsidRPr="00FA4F60">
        <w:rPr>
          <w:rFonts w:ascii="Arial" w:hAnsi="Arial" w:cs="Arial"/>
          <w:sz w:val="24"/>
          <w:szCs w:val="24"/>
          <w:lang w:val="es-ES"/>
        </w:rPr>
        <w:t>38</w:t>
      </w:r>
      <w:r w:rsidR="00F35450" w:rsidRPr="00FA4F60">
        <w:rPr>
          <w:rFonts w:ascii="Arial" w:hAnsi="Arial" w:cs="Arial"/>
          <w:sz w:val="24"/>
          <w:szCs w:val="24"/>
          <w:lang w:val="es-ES"/>
        </w:rPr>
        <w:t>s - 6s = 32s</w:t>
      </w:r>
    </w:p>
    <w:p w:rsidR="00FA4F60" w:rsidRDefault="00FA4F60" w:rsidP="003847C6">
      <w:pPr>
        <w:jc w:val="both"/>
        <w:rPr>
          <w:rFonts w:ascii="Arial" w:hAnsi="Arial" w:cs="Arial"/>
          <w:sz w:val="24"/>
          <w:szCs w:val="24"/>
          <w:lang w:val="es-ES"/>
        </w:rPr>
      </w:pPr>
      <w:r>
        <w:rPr>
          <w:rFonts w:ascii="Arial" w:hAnsi="Arial" w:cs="Arial"/>
          <w:sz w:val="24"/>
          <w:szCs w:val="24"/>
          <w:lang w:val="es-ES"/>
        </w:rPr>
        <w:t>1/2h+1/2h=1h</w:t>
      </w:r>
    </w:p>
    <w:p w:rsidR="00FA4F60" w:rsidRPr="00FA4F60" w:rsidRDefault="00FA4F60" w:rsidP="00FA4F60">
      <w:pPr>
        <w:jc w:val="both"/>
        <w:rPr>
          <w:rFonts w:ascii="Arial" w:hAnsi="Arial" w:cs="Arial"/>
          <w:color w:val="FF0000"/>
          <w:sz w:val="24"/>
          <w:szCs w:val="24"/>
          <w:lang w:val="es-ES"/>
        </w:rPr>
      </w:pPr>
      <w:r w:rsidRPr="00FA4F60">
        <w:rPr>
          <w:rFonts w:ascii="Arial" w:hAnsi="Arial" w:cs="Arial"/>
          <w:color w:val="FF0000"/>
          <w:sz w:val="24"/>
          <w:szCs w:val="24"/>
          <w:lang w:val="es-ES"/>
        </w:rPr>
        <w:t>(Estas op</w:t>
      </w:r>
      <w:r>
        <w:rPr>
          <w:rFonts w:ascii="Arial" w:hAnsi="Arial" w:cs="Arial"/>
          <w:color w:val="FF0000"/>
          <w:sz w:val="24"/>
          <w:szCs w:val="24"/>
          <w:lang w:val="es-ES"/>
        </w:rPr>
        <w:t>e</w:t>
      </w:r>
      <w:r w:rsidRPr="00FA4F60">
        <w:rPr>
          <w:rFonts w:ascii="Arial" w:hAnsi="Arial" w:cs="Arial"/>
          <w:color w:val="FF0000"/>
          <w:sz w:val="24"/>
          <w:szCs w:val="24"/>
          <w:lang w:val="es-ES"/>
        </w:rPr>
        <w:t>raciones deben ir paso a paso de acuerdo al clic)</w:t>
      </w:r>
    </w:p>
    <w:p w:rsidR="00FA4F60" w:rsidRPr="00FA4F60" w:rsidRDefault="00FA4F60" w:rsidP="003847C6">
      <w:pPr>
        <w:jc w:val="both"/>
        <w:rPr>
          <w:rFonts w:ascii="Arial" w:hAnsi="Arial" w:cs="Arial"/>
          <w:sz w:val="24"/>
          <w:szCs w:val="24"/>
          <w:lang w:val="es-ES"/>
        </w:rPr>
      </w:pPr>
      <w:r>
        <w:rPr>
          <w:rFonts w:ascii="Arial" w:hAnsi="Arial" w:cs="Arial"/>
          <w:sz w:val="24"/>
          <w:szCs w:val="24"/>
          <w:lang w:val="es-ES"/>
        </w:rPr>
        <w:t xml:space="preserve">Recuerde que para realizar operaciones con magnitudes escalares todas las unidades deben ser las mismas, de otra manera hay que hacer conversiones. </w:t>
      </w:r>
    </w:p>
    <w:p w:rsidR="00F4073D" w:rsidRPr="00FA4F60" w:rsidRDefault="00401E79" w:rsidP="003847C6">
      <w:pPr>
        <w:jc w:val="both"/>
        <w:rPr>
          <w:rFonts w:ascii="Arial" w:hAnsi="Arial" w:cs="Arial"/>
          <w:b/>
          <w:sz w:val="24"/>
          <w:szCs w:val="24"/>
          <w:lang w:val="es-ES"/>
        </w:rPr>
      </w:pPr>
      <w:r w:rsidRPr="00FA4F60">
        <w:rPr>
          <w:rFonts w:ascii="Arial" w:hAnsi="Arial" w:cs="Arial"/>
          <w:b/>
          <w:sz w:val="24"/>
          <w:szCs w:val="24"/>
          <w:lang w:val="es-ES"/>
        </w:rPr>
        <w:t xml:space="preserve">MAGNITUD </w:t>
      </w:r>
      <w:r w:rsidR="00F4073D" w:rsidRPr="00FA4F60">
        <w:rPr>
          <w:rFonts w:ascii="Arial" w:hAnsi="Arial" w:cs="Arial"/>
          <w:b/>
          <w:sz w:val="24"/>
          <w:szCs w:val="24"/>
          <w:lang w:val="es-ES"/>
        </w:rPr>
        <w:t>VECTORIAL</w:t>
      </w:r>
    </w:p>
    <w:p w:rsidR="00F35450" w:rsidRDefault="002D5950" w:rsidP="003847C6">
      <w:pPr>
        <w:jc w:val="both"/>
        <w:rPr>
          <w:rFonts w:ascii="Arial" w:hAnsi="Arial" w:cs="Arial"/>
          <w:sz w:val="24"/>
          <w:szCs w:val="24"/>
        </w:rPr>
      </w:pPr>
      <w:r>
        <w:rPr>
          <w:rFonts w:ascii="Arial" w:hAnsi="Arial" w:cs="Arial"/>
          <w:sz w:val="24"/>
          <w:szCs w:val="24"/>
        </w:rPr>
        <w:t>U</w:t>
      </w:r>
      <w:r w:rsidR="00F4073D" w:rsidRPr="003847C6">
        <w:rPr>
          <w:rFonts w:ascii="Arial" w:hAnsi="Arial" w:cs="Arial"/>
          <w:sz w:val="24"/>
          <w:szCs w:val="24"/>
        </w:rPr>
        <w:t xml:space="preserve">na </w:t>
      </w:r>
      <w:r w:rsidR="00401E79">
        <w:rPr>
          <w:rFonts w:ascii="Arial" w:hAnsi="Arial" w:cs="Arial"/>
          <w:sz w:val="24"/>
          <w:szCs w:val="24"/>
        </w:rPr>
        <w:t>magnitud</w:t>
      </w:r>
      <w:r w:rsidR="00F4073D" w:rsidRPr="003847C6">
        <w:rPr>
          <w:rFonts w:ascii="Arial" w:hAnsi="Arial" w:cs="Arial"/>
          <w:sz w:val="24"/>
          <w:szCs w:val="24"/>
        </w:rPr>
        <w:t xml:space="preserve"> vecto</w:t>
      </w:r>
      <w:r w:rsidR="00401E79">
        <w:rPr>
          <w:rFonts w:ascii="Arial" w:hAnsi="Arial" w:cs="Arial"/>
          <w:sz w:val="24"/>
          <w:szCs w:val="24"/>
        </w:rPr>
        <w:t>rial se específica completamen</w:t>
      </w:r>
      <w:r>
        <w:rPr>
          <w:rFonts w:ascii="Arial" w:hAnsi="Arial" w:cs="Arial"/>
          <w:sz w:val="24"/>
          <w:szCs w:val="24"/>
        </w:rPr>
        <w:t xml:space="preserve">te </w:t>
      </w:r>
      <w:r w:rsidR="00F4073D" w:rsidRPr="003847C6">
        <w:rPr>
          <w:rFonts w:ascii="Arial" w:hAnsi="Arial" w:cs="Arial"/>
          <w:sz w:val="24"/>
          <w:szCs w:val="24"/>
        </w:rPr>
        <w:t xml:space="preserve">por </w:t>
      </w:r>
      <w:r w:rsidR="00954B85">
        <w:rPr>
          <w:rFonts w:ascii="Arial" w:hAnsi="Arial" w:cs="Arial"/>
          <w:sz w:val="24"/>
          <w:szCs w:val="24"/>
        </w:rPr>
        <w:t>un</w:t>
      </w:r>
      <w:r w:rsidR="00F4073D" w:rsidRPr="003847C6">
        <w:rPr>
          <w:rFonts w:ascii="Arial" w:hAnsi="Arial" w:cs="Arial"/>
          <w:sz w:val="24"/>
          <w:szCs w:val="24"/>
        </w:rPr>
        <w:t xml:space="preserve"> m</w:t>
      </w:r>
      <w:r w:rsidR="00F6285E" w:rsidRPr="003847C6">
        <w:rPr>
          <w:rFonts w:ascii="Arial" w:hAnsi="Arial" w:cs="Arial"/>
          <w:sz w:val="24"/>
          <w:szCs w:val="24"/>
        </w:rPr>
        <w:t>ó</w:t>
      </w:r>
      <w:r>
        <w:rPr>
          <w:rFonts w:ascii="Arial" w:hAnsi="Arial" w:cs="Arial"/>
          <w:sz w:val="24"/>
          <w:szCs w:val="24"/>
        </w:rPr>
        <w:t xml:space="preserve">dulo, </w:t>
      </w:r>
      <w:r w:rsidR="00954B85">
        <w:rPr>
          <w:rFonts w:ascii="Arial" w:hAnsi="Arial" w:cs="Arial"/>
          <w:sz w:val="24"/>
          <w:szCs w:val="24"/>
        </w:rPr>
        <w:t>una</w:t>
      </w:r>
      <w:r w:rsidR="00F4073D" w:rsidRPr="003847C6">
        <w:rPr>
          <w:rFonts w:ascii="Arial" w:hAnsi="Arial" w:cs="Arial"/>
          <w:sz w:val="24"/>
          <w:szCs w:val="24"/>
        </w:rPr>
        <w:t xml:space="preserve"> dirección</w:t>
      </w:r>
      <w:r>
        <w:rPr>
          <w:rFonts w:ascii="Arial" w:hAnsi="Arial" w:cs="Arial"/>
          <w:sz w:val="24"/>
          <w:szCs w:val="24"/>
        </w:rPr>
        <w:t xml:space="preserve"> y </w:t>
      </w:r>
      <w:r w:rsidR="00954B85">
        <w:rPr>
          <w:rFonts w:ascii="Arial" w:hAnsi="Arial" w:cs="Arial"/>
          <w:sz w:val="24"/>
          <w:szCs w:val="24"/>
        </w:rPr>
        <w:t xml:space="preserve">un </w:t>
      </w:r>
      <w:r>
        <w:rPr>
          <w:rFonts w:ascii="Arial" w:hAnsi="Arial" w:cs="Arial"/>
          <w:sz w:val="24"/>
          <w:szCs w:val="24"/>
        </w:rPr>
        <w:t>sentido</w:t>
      </w:r>
      <w:r w:rsidR="00531925">
        <w:rPr>
          <w:rFonts w:ascii="Arial" w:hAnsi="Arial" w:cs="Arial"/>
          <w:sz w:val="24"/>
          <w:szCs w:val="24"/>
        </w:rPr>
        <w:t xml:space="preserve"> y se representa mediante un </w:t>
      </w:r>
      <w:r w:rsidR="00531925" w:rsidRPr="00531925">
        <w:rPr>
          <w:rFonts w:ascii="Arial" w:hAnsi="Arial" w:cs="Arial"/>
          <w:i/>
          <w:sz w:val="24"/>
          <w:szCs w:val="24"/>
        </w:rPr>
        <w:t>vector</w:t>
      </w:r>
      <w:r w:rsidR="00F4073D" w:rsidRPr="003847C6">
        <w:rPr>
          <w:rFonts w:ascii="Arial" w:hAnsi="Arial" w:cs="Arial"/>
          <w:sz w:val="24"/>
          <w:szCs w:val="24"/>
        </w:rPr>
        <w:t xml:space="preserve">. </w:t>
      </w:r>
      <w:r w:rsidR="00531925">
        <w:rPr>
          <w:rFonts w:ascii="Arial" w:hAnsi="Arial" w:cs="Arial"/>
          <w:sz w:val="24"/>
          <w:szCs w:val="24"/>
        </w:rPr>
        <w:t>El m</w:t>
      </w:r>
      <w:r w:rsidR="00531925" w:rsidRPr="003847C6">
        <w:rPr>
          <w:rFonts w:ascii="Arial" w:hAnsi="Arial" w:cs="Arial"/>
          <w:sz w:val="24"/>
          <w:szCs w:val="24"/>
        </w:rPr>
        <w:t>ó</w:t>
      </w:r>
      <w:r w:rsidR="00531925">
        <w:rPr>
          <w:rFonts w:ascii="Arial" w:hAnsi="Arial" w:cs="Arial"/>
          <w:sz w:val="24"/>
          <w:szCs w:val="24"/>
        </w:rPr>
        <w:t xml:space="preserve">dulo es un número con una </w:t>
      </w:r>
      <w:r w:rsidR="004C00E4">
        <w:rPr>
          <w:rFonts w:ascii="Arial" w:hAnsi="Arial" w:cs="Arial"/>
          <w:sz w:val="24"/>
          <w:szCs w:val="24"/>
        </w:rPr>
        <w:t>unidad,</w:t>
      </w:r>
      <w:r w:rsidR="00F4073D" w:rsidRPr="003847C6">
        <w:rPr>
          <w:rFonts w:ascii="Arial" w:hAnsi="Arial" w:cs="Arial"/>
          <w:sz w:val="24"/>
          <w:szCs w:val="24"/>
        </w:rPr>
        <w:t xml:space="preserve"> </w:t>
      </w:r>
      <w:r w:rsidR="00FA4F60">
        <w:rPr>
          <w:rFonts w:ascii="Arial" w:hAnsi="Arial" w:cs="Arial"/>
          <w:sz w:val="24"/>
          <w:szCs w:val="24"/>
        </w:rPr>
        <w:t>la dirección</w:t>
      </w:r>
      <w:r w:rsidR="00531925">
        <w:rPr>
          <w:rFonts w:ascii="Arial" w:hAnsi="Arial" w:cs="Arial"/>
          <w:sz w:val="24"/>
          <w:szCs w:val="24"/>
        </w:rPr>
        <w:t xml:space="preserve"> </w:t>
      </w:r>
      <w:r w:rsidR="00FA4F60">
        <w:rPr>
          <w:rFonts w:ascii="Arial" w:hAnsi="Arial" w:cs="Arial"/>
          <w:sz w:val="24"/>
          <w:szCs w:val="24"/>
        </w:rPr>
        <w:t>se especifica</w:t>
      </w:r>
      <w:r w:rsidR="00531925">
        <w:rPr>
          <w:rFonts w:ascii="Arial" w:hAnsi="Arial" w:cs="Arial"/>
          <w:sz w:val="24"/>
          <w:szCs w:val="24"/>
        </w:rPr>
        <w:t xml:space="preserve"> por la </w:t>
      </w:r>
      <w:r w:rsidR="00F4073D" w:rsidRPr="003847C6">
        <w:rPr>
          <w:rFonts w:ascii="Arial" w:hAnsi="Arial" w:cs="Arial"/>
          <w:sz w:val="24"/>
          <w:szCs w:val="24"/>
        </w:rPr>
        <w:t>orientación angular</w:t>
      </w:r>
      <w:r w:rsidR="00531925">
        <w:rPr>
          <w:rFonts w:ascii="Arial" w:hAnsi="Arial" w:cs="Arial"/>
          <w:sz w:val="24"/>
          <w:szCs w:val="24"/>
        </w:rPr>
        <w:t xml:space="preserve"> dada</w:t>
      </w:r>
      <w:r w:rsidR="009F7DE4">
        <w:rPr>
          <w:rFonts w:ascii="Arial" w:hAnsi="Arial" w:cs="Arial"/>
          <w:sz w:val="24"/>
          <w:szCs w:val="24"/>
        </w:rPr>
        <w:t xml:space="preserve"> en contra de las manecillas del reloj</w:t>
      </w:r>
      <w:r w:rsidR="004C00E4">
        <w:rPr>
          <w:rFonts w:ascii="Arial" w:hAnsi="Arial" w:cs="Arial"/>
          <w:sz w:val="24"/>
          <w:szCs w:val="24"/>
        </w:rPr>
        <w:t xml:space="preserve"> y </w:t>
      </w:r>
      <w:r w:rsidR="00954B85">
        <w:rPr>
          <w:rFonts w:ascii="Arial" w:hAnsi="Arial" w:cs="Arial"/>
          <w:sz w:val="24"/>
          <w:szCs w:val="24"/>
        </w:rPr>
        <w:t>el sentido da una ubicación espacial.</w:t>
      </w:r>
    </w:p>
    <w:p w:rsidR="00FA4F60" w:rsidRPr="00FA4F60" w:rsidRDefault="00FA4F60" w:rsidP="003847C6">
      <w:pPr>
        <w:jc w:val="both"/>
        <w:rPr>
          <w:rFonts w:ascii="Arial" w:hAnsi="Arial" w:cs="Arial"/>
          <w:b/>
          <w:color w:val="FF0000"/>
          <w:sz w:val="24"/>
          <w:szCs w:val="24"/>
        </w:rPr>
      </w:pPr>
      <w:r w:rsidRPr="00FA4F60">
        <w:rPr>
          <w:rFonts w:ascii="Arial" w:hAnsi="Arial" w:cs="Arial"/>
          <w:b/>
          <w:color w:val="FF0000"/>
          <w:sz w:val="24"/>
          <w:szCs w:val="24"/>
        </w:rPr>
        <w:t>(Animación sobre un plano cartesiano (radar) donde el vector se puede achicar o agrandar para mostrar el tamaño (modulo), este mismo vector se pueda mover en sentido contrario de las manecillas del reloj con diferentes ángulos, indicando la dirección del vector, y para ilustar el sentido alumbrar el cuadrante en el que el vector se encuentra indicando si es Sur-Este, Noreste, etc)</w:t>
      </w:r>
    </w:p>
    <w:p w:rsidR="00FA4F60" w:rsidRDefault="00FA4F60" w:rsidP="003847C6">
      <w:pPr>
        <w:jc w:val="both"/>
        <w:rPr>
          <w:rFonts w:ascii="Arial" w:hAnsi="Arial" w:cs="Arial"/>
          <w:b/>
          <w:color w:val="632423" w:themeColor="accent2" w:themeShade="80"/>
          <w:sz w:val="24"/>
          <w:szCs w:val="24"/>
        </w:rPr>
      </w:pPr>
    </w:p>
    <w:p w:rsidR="00FA4F60" w:rsidRDefault="00FA4F60" w:rsidP="003847C6">
      <w:pPr>
        <w:jc w:val="both"/>
        <w:rPr>
          <w:rFonts w:ascii="Arial" w:hAnsi="Arial" w:cs="Arial"/>
          <w:b/>
          <w:color w:val="632423" w:themeColor="accent2" w:themeShade="80"/>
          <w:sz w:val="24"/>
          <w:szCs w:val="24"/>
        </w:rPr>
      </w:pPr>
    </w:p>
    <w:p w:rsidR="00FA4F60" w:rsidRDefault="00FA4F60" w:rsidP="003847C6">
      <w:pPr>
        <w:jc w:val="both"/>
        <w:rPr>
          <w:rFonts w:ascii="Arial" w:hAnsi="Arial" w:cs="Arial"/>
          <w:b/>
          <w:color w:val="632423" w:themeColor="accent2" w:themeShade="80"/>
          <w:sz w:val="24"/>
          <w:szCs w:val="24"/>
        </w:rPr>
      </w:pPr>
    </w:p>
    <w:p w:rsidR="00FA4F60" w:rsidRDefault="00FA4F60" w:rsidP="003847C6">
      <w:pPr>
        <w:jc w:val="both"/>
        <w:rPr>
          <w:rFonts w:ascii="Arial" w:hAnsi="Arial" w:cs="Arial"/>
          <w:b/>
          <w:color w:val="632423" w:themeColor="accent2" w:themeShade="80"/>
          <w:sz w:val="24"/>
          <w:szCs w:val="24"/>
        </w:rPr>
      </w:pPr>
    </w:p>
    <w:p w:rsidR="00FA4F60" w:rsidRDefault="00FA4F60" w:rsidP="003847C6">
      <w:pPr>
        <w:jc w:val="both"/>
        <w:rPr>
          <w:rFonts w:ascii="Arial" w:hAnsi="Arial" w:cs="Arial"/>
          <w:b/>
          <w:color w:val="632423" w:themeColor="accent2" w:themeShade="80"/>
          <w:sz w:val="24"/>
          <w:szCs w:val="24"/>
        </w:rPr>
      </w:pPr>
    </w:p>
    <w:p w:rsidR="00FA4F60" w:rsidRDefault="00FA4F60" w:rsidP="003847C6">
      <w:pPr>
        <w:jc w:val="both"/>
        <w:rPr>
          <w:rFonts w:ascii="Arial" w:hAnsi="Arial" w:cs="Arial"/>
          <w:b/>
          <w:color w:val="632423" w:themeColor="accent2" w:themeShade="80"/>
          <w:sz w:val="24"/>
          <w:szCs w:val="24"/>
        </w:rPr>
      </w:pPr>
    </w:p>
    <w:p w:rsidR="00FA4F60" w:rsidRDefault="00FA4F60" w:rsidP="003847C6">
      <w:pPr>
        <w:jc w:val="both"/>
        <w:rPr>
          <w:rFonts w:ascii="Arial" w:hAnsi="Arial" w:cs="Arial"/>
          <w:b/>
          <w:color w:val="632423" w:themeColor="accent2" w:themeShade="80"/>
          <w:sz w:val="24"/>
          <w:szCs w:val="24"/>
        </w:rPr>
      </w:pPr>
    </w:p>
    <w:p w:rsidR="00FA4F60" w:rsidRDefault="00FA4F60" w:rsidP="003847C6">
      <w:pPr>
        <w:jc w:val="both"/>
        <w:rPr>
          <w:rFonts w:ascii="Arial" w:hAnsi="Arial" w:cs="Arial"/>
          <w:b/>
          <w:color w:val="632423" w:themeColor="accent2" w:themeShade="80"/>
          <w:sz w:val="24"/>
          <w:szCs w:val="24"/>
        </w:rPr>
      </w:pPr>
    </w:p>
    <w:p w:rsidR="00FA4F60" w:rsidRDefault="00FA4F60" w:rsidP="003847C6">
      <w:pPr>
        <w:jc w:val="both"/>
        <w:rPr>
          <w:rFonts w:ascii="Arial" w:hAnsi="Arial" w:cs="Arial"/>
          <w:b/>
          <w:color w:val="632423" w:themeColor="accent2" w:themeShade="80"/>
          <w:sz w:val="24"/>
          <w:szCs w:val="24"/>
        </w:rPr>
      </w:pPr>
    </w:p>
    <w:p w:rsidR="00F4073D" w:rsidRPr="003847C6" w:rsidRDefault="00FA4F60" w:rsidP="003847C6">
      <w:pPr>
        <w:jc w:val="both"/>
        <w:rPr>
          <w:rFonts w:ascii="Arial" w:hAnsi="Arial" w:cs="Arial"/>
          <w:b/>
          <w:color w:val="632423" w:themeColor="accent2" w:themeShade="80"/>
          <w:sz w:val="24"/>
          <w:szCs w:val="24"/>
        </w:rPr>
      </w:pPr>
      <w:r>
        <w:rPr>
          <w:rFonts w:ascii="Arial" w:hAnsi="Arial" w:cs="Arial"/>
          <w:b/>
          <w:color w:val="632423" w:themeColor="accent2" w:themeShade="80"/>
          <w:sz w:val="24"/>
          <w:szCs w:val="24"/>
        </w:rPr>
        <w:lastRenderedPageBreak/>
        <w:t>Ejemplo 1</w:t>
      </w:r>
      <w:r w:rsidR="00F4073D" w:rsidRPr="003847C6">
        <w:rPr>
          <w:rFonts w:ascii="Arial" w:hAnsi="Arial" w:cs="Arial"/>
          <w:b/>
          <w:color w:val="632423" w:themeColor="accent2" w:themeShade="80"/>
          <w:sz w:val="24"/>
          <w:szCs w:val="24"/>
        </w:rPr>
        <w:t xml:space="preserve">: </w:t>
      </w:r>
    </w:p>
    <w:p w:rsidR="00FA4F60" w:rsidRDefault="00F6285E" w:rsidP="003847C6">
      <w:pPr>
        <w:jc w:val="both"/>
        <w:rPr>
          <w:rFonts w:ascii="Arial" w:hAnsi="Arial" w:cs="Arial"/>
          <w:sz w:val="24"/>
          <w:szCs w:val="24"/>
        </w:rPr>
      </w:pPr>
      <w:r>
        <w:rPr>
          <w:rFonts w:ascii="Arial" w:hAnsi="Arial" w:cs="Arial"/>
          <w:sz w:val="24"/>
          <w:szCs w:val="24"/>
        </w:rPr>
        <w:t>M</w:t>
      </w:r>
      <w:r w:rsidR="00954B85" w:rsidRPr="003847C6">
        <w:rPr>
          <w:rFonts w:ascii="Arial" w:hAnsi="Arial" w:cs="Arial"/>
          <w:sz w:val="24"/>
          <w:szCs w:val="24"/>
        </w:rPr>
        <w:t>ó</w:t>
      </w:r>
      <w:r>
        <w:rPr>
          <w:rFonts w:ascii="Arial" w:hAnsi="Arial" w:cs="Arial"/>
          <w:sz w:val="24"/>
          <w:szCs w:val="24"/>
        </w:rPr>
        <w:t>dulo: 20 m</w:t>
      </w:r>
    </w:p>
    <w:p w:rsidR="00F6285E" w:rsidRDefault="00FD61F4" w:rsidP="003847C6">
      <w:pPr>
        <w:jc w:val="both"/>
        <w:rPr>
          <w:rFonts w:ascii="Arial" w:hAnsi="Arial" w:cs="Arial"/>
          <w:sz w:val="24"/>
          <w:szCs w:val="24"/>
        </w:rPr>
      </w:pPr>
      <w:r>
        <w:rPr>
          <w:rFonts w:ascii="Arial" w:hAnsi="Arial" w:cs="Arial"/>
          <w:noProof/>
          <w:sz w:val="24"/>
          <w:szCs w:val="24"/>
          <w:lang w:eastAsia="zh-TW"/>
        </w:rPr>
        <w:pict>
          <v:shapetype id="_x0000_t202" coordsize="21600,21600" o:spt="202" path="m,l,21600r21600,l21600,xe">
            <v:stroke joinstyle="miter"/>
            <v:path gradientshapeok="t" o:connecttype="rect"/>
          </v:shapetype>
          <v:shape id="_x0000_s1053" type="#_x0000_t202" style="position:absolute;left:0;text-align:left;margin-left:210.75pt;margin-top:6.05pt;width:106.2pt;height:20.6pt;z-index:251683840;mso-width-relative:margin;mso-height-relative:margin">
            <v:textbox>
              <w:txbxContent>
                <w:p w:rsidR="003A3C09" w:rsidRPr="00531925" w:rsidRDefault="003A3C09">
                  <w:pPr>
                    <w:rPr>
                      <w:lang w:val="en-US"/>
                    </w:rPr>
                  </w:pPr>
                  <w:r>
                    <w:t>Vector  de Posición</w:t>
                  </w:r>
                </w:p>
              </w:txbxContent>
            </v:textbox>
          </v:shape>
        </w:pict>
      </w:r>
      <w:r w:rsidR="00F6285E">
        <w:rPr>
          <w:rFonts w:ascii="Arial" w:hAnsi="Arial" w:cs="Arial"/>
          <w:sz w:val="24"/>
          <w:szCs w:val="24"/>
        </w:rPr>
        <w:t xml:space="preserve">Dirección: 35 </w:t>
      </w:r>
      <w:r w:rsidR="00F6285E" w:rsidRPr="003847C6">
        <w:rPr>
          <w:rFonts w:ascii="Arial" w:hAnsi="Arial" w:cs="Arial"/>
          <w:sz w:val="24"/>
          <w:szCs w:val="24"/>
        </w:rPr>
        <w:t>°</w:t>
      </w:r>
    </w:p>
    <w:p w:rsidR="00FA4F60" w:rsidRDefault="00FD61F4" w:rsidP="003847C6">
      <w:pPr>
        <w:jc w:val="both"/>
        <w:rPr>
          <w:rFonts w:ascii="Arial" w:hAnsi="Arial" w:cs="Arial"/>
          <w:sz w:val="24"/>
          <w:szCs w:val="24"/>
        </w:rPr>
      </w:pPr>
      <w:r w:rsidRPr="00FD61F4">
        <w:rPr>
          <w:rFonts w:ascii="Arial" w:hAnsi="Arial" w:cs="Arial"/>
          <w:noProof/>
          <w:sz w:val="24"/>
          <w:szCs w:val="24"/>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2" type="#_x0000_t67" style="position:absolute;left:0;text-align:left;margin-left:220.7pt;margin-top:6.45pt;width:28.75pt;height:77.35pt;z-index:251681792;mso-width-relative:margin;mso-height-relative:margin">
            <v:textbox style="layout-flow:vertical-ideographic"/>
          </v:shape>
        </w:pict>
      </w:r>
      <w:r w:rsidR="00F6285E">
        <w:rPr>
          <w:rFonts w:ascii="Arial" w:hAnsi="Arial" w:cs="Arial"/>
          <w:sz w:val="24"/>
          <w:szCs w:val="24"/>
        </w:rPr>
        <w:t xml:space="preserve">Sentido: </w:t>
      </w:r>
      <w:r w:rsidR="004C00E4">
        <w:rPr>
          <w:rFonts w:ascii="Arial" w:hAnsi="Arial" w:cs="Arial"/>
          <w:sz w:val="24"/>
          <w:szCs w:val="24"/>
        </w:rPr>
        <w:t>N</w:t>
      </w:r>
      <w:r w:rsidR="00F4073D" w:rsidRPr="003847C6">
        <w:rPr>
          <w:rFonts w:ascii="Arial" w:hAnsi="Arial" w:cs="Arial"/>
          <w:sz w:val="24"/>
          <w:szCs w:val="24"/>
        </w:rPr>
        <w:t>or</w:t>
      </w:r>
      <w:r w:rsidR="004C00E4">
        <w:rPr>
          <w:rFonts w:ascii="Arial" w:hAnsi="Arial" w:cs="Arial"/>
          <w:sz w:val="24"/>
          <w:szCs w:val="24"/>
        </w:rPr>
        <w:t>este</w:t>
      </w:r>
    </w:p>
    <w:p w:rsidR="004C00E4" w:rsidRDefault="00FD61F4" w:rsidP="003847C6">
      <w:pPr>
        <w:jc w:val="both"/>
        <w:rPr>
          <w:rFonts w:ascii="Arial" w:hAnsi="Arial" w:cs="Arial"/>
          <w:sz w:val="24"/>
          <w:szCs w:val="24"/>
        </w:rPr>
      </w:pPr>
      <w:r>
        <w:rPr>
          <w:rFonts w:ascii="Arial" w:hAnsi="Arial" w:cs="Arial"/>
          <w:noProof/>
          <w:sz w:val="24"/>
          <w:szCs w:val="24"/>
          <w:lang w:eastAsia="zh-TW"/>
        </w:rPr>
        <w:pict>
          <v:shape id="_x0000_s1028" type="#_x0000_t202" style="position:absolute;left:0;text-align:left;margin-left:170.7pt;margin-top:3.2pt;width:23.5pt;height:23.4pt;z-index:251661312;mso-width-relative:margin;mso-height-relative:margin" stroked="f">
            <v:textbox>
              <w:txbxContent>
                <w:p w:rsidR="003A3C09" w:rsidRPr="0096216F" w:rsidRDefault="003A3C09">
                  <w:pPr>
                    <w:rPr>
                      <w:lang w:val="en-US"/>
                    </w:rPr>
                  </w:pPr>
                  <w:r>
                    <w:t>N</w:t>
                  </w:r>
                </w:p>
              </w:txbxContent>
            </v:textbox>
          </v:shape>
        </w:pict>
      </w:r>
      <w:r w:rsidRPr="00FD61F4">
        <w:rPr>
          <w:rFonts w:ascii="Arial" w:hAnsi="Arial" w:cs="Arial"/>
          <w:noProof/>
          <w:sz w:val="24"/>
          <w:szCs w:val="24"/>
          <w:lang w:val="en-US"/>
        </w:rPr>
        <w:pict>
          <v:group id="_x0000_s1034" style="position:absolute;left:0;text-align:left;margin-left:67.95pt;margin-top:21.95pt;width:193.5pt;height:130.5pt;z-index:251665408" coordorigin="2925,4095" coordsize="3870,2610">
            <v:shapetype id="_x0000_t32" coordsize="21600,21600" o:spt="32" o:oned="t" path="m,l21600,21600e" filled="f">
              <v:path arrowok="t" fillok="f" o:connecttype="none"/>
              <o:lock v:ext="edit" shapetype="t"/>
            </v:shapetype>
            <v:shape id="_x0000_s1026" type="#_x0000_t32" style="position:absolute;left:4830;top:4095;width:0;height:2610" o:connectortype="straight">
              <v:stroke startarrow="block" endarrow="block"/>
            </v:shape>
            <v:shape id="_x0000_s1027" type="#_x0000_t32" style="position:absolute;left:2925;top:5370;width:3870;height:0" o:connectortype="straight">
              <v:stroke startarrow="block" endarrow="block"/>
            </v:shape>
            <v:shape id="_x0000_s1032" type="#_x0000_t32" style="position:absolute;left:4830;top:4815;width:1725;height:555;flip:y" o:connectortype="straight">
              <v:stroke endarrow="block"/>
            </v:shape>
          </v:group>
        </w:pict>
      </w:r>
    </w:p>
    <w:p w:rsidR="004C00E4" w:rsidRDefault="00FD61F4" w:rsidP="003847C6">
      <w:pPr>
        <w:jc w:val="both"/>
        <w:rPr>
          <w:rFonts w:ascii="Arial" w:hAnsi="Arial" w:cs="Arial"/>
          <w:sz w:val="24"/>
          <w:szCs w:val="24"/>
        </w:rPr>
      </w:pPr>
      <w:r w:rsidRPr="00FD61F4">
        <w:rPr>
          <w:rFonts w:ascii="Arial" w:hAnsi="Arial" w:cs="Arial"/>
          <w:noProof/>
          <w:sz w:val="24"/>
          <w:szCs w:val="24"/>
          <w:lang w:val="en-US"/>
        </w:rPr>
        <w:pict>
          <v:shape id="_x0000_s1033" type="#_x0000_t202" style="position:absolute;left:0;text-align:left;margin-left:182.7pt;margin-top:21.7pt;width:32.75pt;height:17.1pt;z-index:251666432;mso-width-relative:margin;mso-height-relative:margin" stroked="f">
            <v:textbox>
              <w:txbxContent>
                <w:p w:rsidR="003A3C09" w:rsidRPr="0096216F" w:rsidRDefault="003A3C09" w:rsidP="0096216F">
                  <w:pPr>
                    <w:rPr>
                      <w:sz w:val="16"/>
                      <w:szCs w:val="16"/>
                      <w:lang w:val="en-US"/>
                    </w:rPr>
                  </w:pPr>
                  <w:r w:rsidRPr="0096216F">
                    <w:rPr>
                      <w:sz w:val="16"/>
                      <w:szCs w:val="16"/>
                    </w:rPr>
                    <w:t>20 m</w:t>
                  </w:r>
                </w:p>
              </w:txbxContent>
            </v:textbox>
          </v:shape>
        </w:pict>
      </w:r>
    </w:p>
    <w:p w:rsidR="004C00E4" w:rsidRDefault="00FD61F4" w:rsidP="003847C6">
      <w:pPr>
        <w:jc w:val="both"/>
        <w:rPr>
          <w:rFonts w:ascii="Arial" w:hAnsi="Arial" w:cs="Arial"/>
          <w:sz w:val="24"/>
          <w:szCs w:val="24"/>
        </w:rPr>
      </w:pPr>
      <w:r w:rsidRPr="00FD61F4">
        <w:rPr>
          <w:rFonts w:ascii="Arial" w:hAnsi="Arial" w:cs="Arial"/>
          <w:noProof/>
          <w:sz w:val="24"/>
          <w:szCs w:val="24"/>
          <w:lang w:val="en-US"/>
        </w:rPr>
        <w:pict>
          <v:shape id="_x0000_s1045" type="#_x0000_t202" style="position:absolute;left:0;text-align:left;margin-left:238.2pt;margin-top:12.95pt;width:27.75pt;height:16.5pt;z-index:251674624;mso-width-relative:margin;mso-height-relative:margin" stroked="f">
            <v:textbox style="mso-next-textbox:#_x0000_s1045">
              <w:txbxContent>
                <w:p w:rsidR="003A3C09" w:rsidRPr="00334B36" w:rsidRDefault="003A3C09" w:rsidP="00334B36">
                  <w:pPr>
                    <w:rPr>
                      <w:sz w:val="16"/>
                      <w:szCs w:val="16"/>
                      <w:lang w:val="en-US"/>
                    </w:rPr>
                  </w:pPr>
                  <w:r w:rsidRPr="00334B36">
                    <w:rPr>
                      <w:sz w:val="16"/>
                      <w:szCs w:val="16"/>
                    </w:rPr>
                    <w:t xml:space="preserve">35 </w:t>
                  </w:r>
                  <w:r w:rsidRPr="00334B36">
                    <w:rPr>
                      <w:rFonts w:ascii="Arial" w:hAnsi="Arial" w:cs="Arial"/>
                      <w:sz w:val="16"/>
                      <w:szCs w:val="16"/>
                    </w:rPr>
                    <w:t>°</w:t>
                  </w:r>
                </w:p>
              </w:txbxContent>
            </v:textbox>
          </v:shape>
        </w:pict>
      </w:r>
      <w:r w:rsidRPr="00FD61F4">
        <w:rPr>
          <w:rFonts w:ascii="Arial" w:hAnsi="Arial" w:cs="Arial"/>
          <w:noProof/>
          <w:sz w:val="24"/>
          <w:szCs w:val="24"/>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4" type="#_x0000_t19" style="position:absolute;left:0;text-align:left;margin-left:200.7pt;margin-top:21.9pt;width:7.15pt;height:12.05pt;z-index:251673600;mso-width-relative:margin;mso-height-relative:margin"/>
        </w:pict>
      </w:r>
      <w:r w:rsidRPr="00FD61F4">
        <w:rPr>
          <w:rFonts w:ascii="Arial" w:hAnsi="Arial" w:cs="Arial"/>
          <w:noProof/>
          <w:sz w:val="24"/>
          <w:szCs w:val="24"/>
          <w:lang w:val="en-US"/>
        </w:rPr>
        <w:pict>
          <v:shape id="_x0000_s1041" type="#_x0000_t202" style="position:absolute;left:0;text-align:left;margin-left:44.45pt;margin-top:21.9pt;width:23.5pt;height:23.4pt;z-index:251670528;mso-width-relative:margin;mso-height-relative:margin" stroked="f">
            <v:textbox>
              <w:txbxContent>
                <w:p w:rsidR="003A3C09" w:rsidRPr="0096216F" w:rsidRDefault="003A3C09" w:rsidP="00BC2A64">
                  <w:pPr>
                    <w:rPr>
                      <w:lang w:val="en-US"/>
                    </w:rPr>
                  </w:pPr>
                  <w:r>
                    <w:t>O</w:t>
                  </w:r>
                </w:p>
              </w:txbxContent>
            </v:textbox>
          </v:shape>
        </w:pict>
      </w:r>
      <w:r w:rsidRPr="00FD61F4">
        <w:rPr>
          <w:rFonts w:ascii="Arial" w:hAnsi="Arial" w:cs="Arial"/>
          <w:noProof/>
          <w:sz w:val="24"/>
          <w:szCs w:val="24"/>
          <w:lang w:val="en-US"/>
        </w:rPr>
        <w:pict>
          <v:shape id="_x0000_s1029" type="#_x0000_t202" style="position:absolute;left:0;text-align:left;margin-left:265.95pt;margin-top:21.9pt;width:23.5pt;height:23.4pt;z-index:251662336;mso-width-relative:margin;mso-height-relative:margin" stroked="f">
            <v:textbox>
              <w:txbxContent>
                <w:p w:rsidR="003A3C09" w:rsidRPr="0096216F" w:rsidRDefault="003A3C09" w:rsidP="0096216F">
                  <w:pPr>
                    <w:rPr>
                      <w:lang w:val="en-US"/>
                    </w:rPr>
                  </w:pPr>
                  <w:r>
                    <w:t>E</w:t>
                  </w:r>
                  <w:r>
                    <w:rPr>
                      <w:noProof/>
                      <w:lang w:eastAsia="es-CO"/>
                    </w:rPr>
                    <w:drawing>
                      <wp:inline distT="0" distB="0" distL="0" distR="0">
                        <wp:extent cx="106045" cy="102832"/>
                        <wp:effectExtent l="19050" t="0" r="8255"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6045" cy="102832"/>
                                </a:xfrm>
                                <a:prstGeom prst="rect">
                                  <a:avLst/>
                                </a:prstGeom>
                                <a:noFill/>
                                <a:ln w="9525">
                                  <a:noFill/>
                                  <a:miter lim="800000"/>
                                  <a:headEnd/>
                                  <a:tailEnd/>
                                </a:ln>
                              </pic:spPr>
                            </pic:pic>
                          </a:graphicData>
                        </a:graphic>
                      </wp:inline>
                    </w:drawing>
                  </w:r>
                </w:p>
              </w:txbxContent>
            </v:textbox>
          </v:shape>
        </w:pict>
      </w:r>
    </w:p>
    <w:p w:rsidR="004C00E4" w:rsidRDefault="004C00E4" w:rsidP="003847C6">
      <w:pPr>
        <w:jc w:val="both"/>
        <w:rPr>
          <w:rFonts w:ascii="Arial" w:hAnsi="Arial" w:cs="Arial"/>
          <w:sz w:val="24"/>
          <w:szCs w:val="24"/>
        </w:rPr>
      </w:pPr>
    </w:p>
    <w:p w:rsidR="004C00E4" w:rsidRDefault="004C00E4" w:rsidP="003847C6">
      <w:pPr>
        <w:jc w:val="both"/>
        <w:rPr>
          <w:rFonts w:ascii="Arial" w:hAnsi="Arial" w:cs="Arial"/>
          <w:sz w:val="24"/>
          <w:szCs w:val="24"/>
        </w:rPr>
      </w:pPr>
    </w:p>
    <w:p w:rsidR="004C00E4" w:rsidRPr="003847C6" w:rsidRDefault="00FD61F4" w:rsidP="003847C6">
      <w:pPr>
        <w:jc w:val="both"/>
        <w:rPr>
          <w:rFonts w:ascii="Arial" w:hAnsi="Arial" w:cs="Arial"/>
          <w:sz w:val="24"/>
          <w:szCs w:val="24"/>
        </w:rPr>
      </w:pPr>
      <w:r w:rsidRPr="00FD61F4">
        <w:rPr>
          <w:rFonts w:ascii="Arial" w:hAnsi="Arial" w:cs="Arial"/>
          <w:noProof/>
          <w:sz w:val="24"/>
          <w:szCs w:val="24"/>
          <w:lang w:val="en-US"/>
        </w:rPr>
        <w:pict>
          <v:shape id="_x0000_s1031" type="#_x0000_t202" style="position:absolute;left:0;text-align:left;margin-left:153.7pt;margin-top:23.1pt;width:23.5pt;height:23.4pt;z-index:251664384;mso-width-relative:margin;mso-height-relative:margin" stroked="f">
            <v:textbox>
              <w:txbxContent>
                <w:p w:rsidR="003A3C09" w:rsidRPr="0096216F" w:rsidRDefault="003A3C09" w:rsidP="0096216F">
                  <w:pPr>
                    <w:rPr>
                      <w:lang w:val="en-US"/>
                    </w:rPr>
                  </w:pPr>
                  <w:r>
                    <w:t>S</w:t>
                  </w:r>
                </w:p>
              </w:txbxContent>
            </v:textbox>
          </v:shape>
        </w:pict>
      </w:r>
    </w:p>
    <w:p w:rsidR="003A7410" w:rsidRDefault="003A7410" w:rsidP="003847C6">
      <w:pPr>
        <w:jc w:val="both"/>
        <w:rPr>
          <w:rFonts w:ascii="Arial" w:hAnsi="Arial" w:cs="Arial"/>
          <w:sz w:val="24"/>
          <w:szCs w:val="24"/>
        </w:rPr>
      </w:pPr>
    </w:p>
    <w:p w:rsidR="00F6285E" w:rsidRPr="003A7410" w:rsidRDefault="003A7410" w:rsidP="003A7410">
      <w:pPr>
        <w:jc w:val="center"/>
        <w:rPr>
          <w:rFonts w:ascii="Arial" w:hAnsi="Arial" w:cs="Arial"/>
          <w:sz w:val="16"/>
          <w:szCs w:val="16"/>
        </w:rPr>
      </w:pPr>
      <w:r w:rsidRPr="00D03365">
        <w:rPr>
          <w:rFonts w:ascii="Arial" w:hAnsi="Arial" w:cs="Arial"/>
          <w:sz w:val="16"/>
          <w:szCs w:val="16"/>
          <w:highlight w:val="cyan"/>
        </w:rPr>
        <w:t>Figura 1. Vector Posición en el plano cartesiano</w:t>
      </w:r>
      <w:r w:rsidR="00C13BD3" w:rsidRPr="00D03365">
        <w:rPr>
          <w:rFonts w:ascii="Arial" w:hAnsi="Arial" w:cs="Arial"/>
          <w:sz w:val="16"/>
          <w:szCs w:val="16"/>
          <w:highlight w:val="cyan"/>
        </w:rPr>
        <w:t>, indicando modulo, dirección y sentido</w:t>
      </w:r>
    </w:p>
    <w:p w:rsidR="00FA4F60" w:rsidRDefault="00FA4F60" w:rsidP="003847C6">
      <w:pPr>
        <w:jc w:val="both"/>
        <w:rPr>
          <w:rFonts w:ascii="Arial" w:hAnsi="Arial" w:cs="Arial"/>
          <w:sz w:val="24"/>
          <w:szCs w:val="24"/>
        </w:rPr>
      </w:pPr>
    </w:p>
    <w:p w:rsidR="00FA4F60" w:rsidRDefault="00FA4F60" w:rsidP="003847C6">
      <w:pPr>
        <w:jc w:val="both"/>
        <w:rPr>
          <w:rFonts w:ascii="Arial" w:hAnsi="Arial" w:cs="Arial"/>
          <w:sz w:val="24"/>
          <w:szCs w:val="24"/>
        </w:rPr>
      </w:pPr>
      <w:r>
        <w:rPr>
          <w:rFonts w:ascii="Arial" w:hAnsi="Arial" w:cs="Arial"/>
          <w:sz w:val="24"/>
          <w:szCs w:val="24"/>
        </w:rPr>
        <w:t>Ejemplo 2.</w:t>
      </w:r>
    </w:p>
    <w:p w:rsidR="00F6285E" w:rsidRDefault="00F6285E" w:rsidP="003847C6">
      <w:pPr>
        <w:jc w:val="both"/>
        <w:rPr>
          <w:rFonts w:ascii="Arial" w:hAnsi="Arial" w:cs="Arial"/>
          <w:sz w:val="24"/>
          <w:szCs w:val="24"/>
        </w:rPr>
      </w:pPr>
      <w:r>
        <w:rPr>
          <w:rFonts w:ascii="Arial" w:hAnsi="Arial" w:cs="Arial"/>
          <w:sz w:val="24"/>
          <w:szCs w:val="24"/>
        </w:rPr>
        <w:t>M</w:t>
      </w:r>
      <w:r w:rsidR="00954B85" w:rsidRPr="003847C6">
        <w:rPr>
          <w:rFonts w:ascii="Arial" w:hAnsi="Arial" w:cs="Arial"/>
          <w:sz w:val="24"/>
          <w:szCs w:val="24"/>
        </w:rPr>
        <w:t>ó</w:t>
      </w:r>
      <w:r>
        <w:rPr>
          <w:rFonts w:ascii="Arial" w:hAnsi="Arial" w:cs="Arial"/>
          <w:sz w:val="24"/>
          <w:szCs w:val="24"/>
        </w:rPr>
        <w:t xml:space="preserve">dulo: </w:t>
      </w:r>
      <w:r w:rsidR="00F4073D" w:rsidRPr="003847C6">
        <w:rPr>
          <w:rFonts w:ascii="Arial" w:hAnsi="Arial" w:cs="Arial"/>
          <w:sz w:val="24"/>
          <w:szCs w:val="24"/>
        </w:rPr>
        <w:t>10 m/s</w:t>
      </w:r>
    </w:p>
    <w:p w:rsidR="00F4073D" w:rsidRDefault="00FD61F4" w:rsidP="003847C6">
      <w:pPr>
        <w:jc w:val="both"/>
        <w:rPr>
          <w:rFonts w:ascii="Arial" w:hAnsi="Arial" w:cs="Arial"/>
          <w:sz w:val="24"/>
          <w:szCs w:val="24"/>
        </w:rPr>
      </w:pPr>
      <w:r w:rsidRPr="00FD61F4">
        <w:rPr>
          <w:rFonts w:ascii="Arial" w:hAnsi="Arial" w:cs="Arial"/>
          <w:noProof/>
          <w:sz w:val="24"/>
          <w:szCs w:val="24"/>
          <w:lang w:val="en-US"/>
        </w:rPr>
        <w:pict>
          <v:shape id="_x0000_s1039" type="#_x0000_t202" style="position:absolute;left:0;text-align:left;margin-left:214.7pt;margin-top:21.85pt;width:23.5pt;height:23.4pt;z-index:251668480;mso-width-relative:margin;mso-height-relative:margin" stroked="f">
            <v:textbox style="mso-next-textbox:#_x0000_s1039">
              <w:txbxContent>
                <w:p w:rsidR="003A3C09" w:rsidRPr="0096216F" w:rsidRDefault="003A3C09" w:rsidP="00BC2A64">
                  <w:pPr>
                    <w:rPr>
                      <w:lang w:val="en-US"/>
                    </w:rPr>
                  </w:pPr>
                  <w:r>
                    <w:t>N</w:t>
                  </w:r>
                </w:p>
              </w:txbxContent>
            </v:textbox>
          </v:shape>
        </w:pict>
      </w:r>
      <w:r w:rsidR="00F6285E">
        <w:rPr>
          <w:rFonts w:ascii="Arial" w:hAnsi="Arial" w:cs="Arial"/>
          <w:sz w:val="24"/>
          <w:szCs w:val="24"/>
        </w:rPr>
        <w:t xml:space="preserve">Dirección: </w:t>
      </w:r>
      <w:r w:rsidR="00954B85">
        <w:rPr>
          <w:rFonts w:ascii="Arial" w:hAnsi="Arial" w:cs="Arial"/>
          <w:sz w:val="24"/>
          <w:szCs w:val="24"/>
        </w:rPr>
        <w:t>210</w:t>
      </w:r>
      <w:r w:rsidR="00F6285E">
        <w:rPr>
          <w:rFonts w:ascii="Arial" w:hAnsi="Arial" w:cs="Arial"/>
          <w:sz w:val="24"/>
          <w:szCs w:val="24"/>
        </w:rPr>
        <w:t>°</w:t>
      </w:r>
    </w:p>
    <w:p w:rsidR="00BC2A64" w:rsidRDefault="00FD61F4" w:rsidP="003847C6">
      <w:pPr>
        <w:jc w:val="both"/>
        <w:rPr>
          <w:rFonts w:ascii="Arial" w:hAnsi="Arial" w:cs="Arial"/>
          <w:sz w:val="24"/>
          <w:szCs w:val="24"/>
        </w:rPr>
      </w:pPr>
      <w:r w:rsidRPr="00FD61F4">
        <w:rPr>
          <w:rFonts w:ascii="Arial" w:hAnsi="Arial" w:cs="Arial"/>
          <w:noProof/>
          <w:sz w:val="24"/>
          <w:szCs w:val="24"/>
          <w:lang w:val="en-US"/>
        </w:rPr>
        <w:pict>
          <v:shape id="_x0000_s1054" type="#_x0000_t202" style="position:absolute;left:0;text-align:left;margin-left:102.4pt;margin-top:11.45pt;width:113.05pt;height:20.6pt;z-index:251684864;mso-width-relative:margin;mso-height-relative:margin">
            <v:textbox>
              <w:txbxContent>
                <w:p w:rsidR="003A3C09" w:rsidRPr="00531925" w:rsidRDefault="003A3C09" w:rsidP="000329ED">
                  <w:pPr>
                    <w:rPr>
                      <w:lang w:val="en-US"/>
                    </w:rPr>
                  </w:pPr>
                  <w:r>
                    <w:t>Vector  de Velocidad</w:t>
                  </w:r>
                </w:p>
              </w:txbxContent>
            </v:textbox>
          </v:shape>
        </w:pict>
      </w:r>
      <w:r w:rsidRPr="00FD61F4">
        <w:rPr>
          <w:rFonts w:ascii="Arial" w:hAnsi="Arial" w:cs="Arial"/>
          <w:noProof/>
          <w:sz w:val="24"/>
          <w:szCs w:val="24"/>
          <w:lang w:val="en-US"/>
        </w:rPr>
        <w:pict>
          <v:group id="_x0000_s1055" style="position:absolute;left:0;text-align:left;margin-left:129.45pt;margin-top:19.4pt;width:193.5pt;height:130.5pt;z-index:251678208" coordorigin="2820,11035" coordsize="3870,2610">
            <v:shape id="_x0000_s1036" type="#_x0000_t32" style="position:absolute;left:4725;top:11035;width:0;height:2610" o:connectortype="straight" o:regroupid="1">
              <v:stroke startarrow="block" endarrow="block"/>
            </v:shape>
            <v:group id="_x0000_s1051" style="position:absolute;left:2820;top:12310;width:3870;height:1050" coordorigin="2820,11793" coordsize="3870,1050">
              <v:shape id="_x0000_s1037" type="#_x0000_t32" style="position:absolute;left:2820;top:11793;width:3870;height:0" o:connectortype="straight" o:regroupid="1">
                <v:stroke startarrow="block" endarrow="block"/>
              </v:shape>
              <v:shape id="_x0000_s1038" type="#_x0000_t32" style="position:absolute;left:3060;top:11793;width:1665;height:1050;flip:x" o:connectortype="straight" o:regroupid="1">
                <v:stroke endarrow="block"/>
              </v:shape>
            </v:group>
          </v:group>
        </w:pict>
      </w:r>
      <w:r w:rsidR="00BC2A64">
        <w:rPr>
          <w:rFonts w:ascii="Arial" w:hAnsi="Arial" w:cs="Arial"/>
          <w:sz w:val="24"/>
          <w:szCs w:val="24"/>
        </w:rPr>
        <w:t xml:space="preserve">Sentido: </w:t>
      </w:r>
      <w:r w:rsidR="00954B85">
        <w:rPr>
          <w:rFonts w:ascii="Arial" w:hAnsi="Arial" w:cs="Arial"/>
          <w:sz w:val="24"/>
          <w:szCs w:val="24"/>
        </w:rPr>
        <w:t>Sur Oeste</w:t>
      </w:r>
    </w:p>
    <w:p w:rsidR="00BC2A64" w:rsidRPr="003847C6" w:rsidRDefault="00FD61F4" w:rsidP="003847C6">
      <w:pPr>
        <w:jc w:val="both"/>
        <w:rPr>
          <w:rFonts w:ascii="Arial" w:hAnsi="Arial" w:cs="Arial"/>
          <w:sz w:val="24"/>
          <w:szCs w:val="24"/>
        </w:rPr>
      </w:pPr>
      <w:r w:rsidRPr="00FD61F4">
        <w:rPr>
          <w:rFonts w:ascii="Arial" w:hAnsi="Arial" w:cs="Arial"/>
          <w:noProof/>
          <w:sz w:val="24"/>
          <w:szCs w:val="24"/>
          <w:lang w:val="en-US"/>
        </w:rPr>
        <w:pict>
          <v:shape id="_x0000_s1056" type="#_x0000_t67" style="position:absolute;left:0;text-align:left;margin-left:148.45pt;margin-top:12.4pt;width:28.75pt;height:77.35pt;z-index:251685888;mso-width-relative:margin;mso-height-relative:margin">
            <v:textbox style="layout-flow:vertical-ideographic"/>
          </v:shape>
        </w:pict>
      </w:r>
    </w:p>
    <w:p w:rsidR="00877EA4" w:rsidRPr="003847C6" w:rsidRDefault="00FD61F4" w:rsidP="003847C6">
      <w:pPr>
        <w:jc w:val="both"/>
        <w:rPr>
          <w:rFonts w:ascii="Arial" w:hAnsi="Arial" w:cs="Arial"/>
          <w:sz w:val="24"/>
          <w:szCs w:val="24"/>
        </w:rPr>
      </w:pPr>
      <w:r w:rsidRPr="00FD61F4">
        <w:rPr>
          <w:rFonts w:ascii="Arial" w:hAnsi="Arial" w:cs="Arial"/>
          <w:noProof/>
          <w:sz w:val="24"/>
          <w:szCs w:val="24"/>
          <w:lang w:val="en-US"/>
        </w:rPr>
        <w:pict>
          <v:shape id="_x0000_s1040" type="#_x0000_t202" style="position:absolute;left:0;text-align:left;margin-left:326.7pt;margin-top:20.15pt;width:23.5pt;height:23.4pt;z-index:251669504;mso-width-relative:margin;mso-height-relative:margin" stroked="f">
            <v:textbox>
              <w:txbxContent>
                <w:p w:rsidR="003A3C09" w:rsidRPr="0096216F" w:rsidRDefault="003A3C09" w:rsidP="00BC2A64">
                  <w:pPr>
                    <w:rPr>
                      <w:lang w:val="en-US"/>
                    </w:rPr>
                  </w:pPr>
                  <w:r>
                    <w:t>E</w:t>
                  </w:r>
                  <w:r>
                    <w:rPr>
                      <w:noProof/>
                      <w:lang w:eastAsia="es-CO"/>
                    </w:rPr>
                    <w:drawing>
                      <wp:inline distT="0" distB="0" distL="0" distR="0">
                        <wp:extent cx="106045" cy="102832"/>
                        <wp:effectExtent l="19050" t="0" r="8255"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6045" cy="102832"/>
                                </a:xfrm>
                                <a:prstGeom prst="rect">
                                  <a:avLst/>
                                </a:prstGeom>
                                <a:noFill/>
                                <a:ln w="9525">
                                  <a:noFill/>
                                  <a:miter lim="800000"/>
                                  <a:headEnd/>
                                  <a:tailEnd/>
                                </a:ln>
                              </pic:spPr>
                            </pic:pic>
                          </a:graphicData>
                        </a:graphic>
                      </wp:inline>
                    </w:drawing>
                  </w:r>
                </w:p>
              </w:txbxContent>
            </v:textbox>
          </v:shape>
        </w:pict>
      </w:r>
      <w:r w:rsidRPr="00FD61F4">
        <w:rPr>
          <w:rFonts w:ascii="Arial" w:hAnsi="Arial" w:cs="Arial"/>
          <w:noProof/>
          <w:sz w:val="24"/>
          <w:szCs w:val="24"/>
          <w:lang w:val="en-US"/>
        </w:rPr>
        <w:pict>
          <v:shape id="_x0000_s1030" type="#_x0000_t202" style="position:absolute;left:0;text-align:left;margin-left:99.95pt;margin-top:20.15pt;width:23.5pt;height:23.4pt;z-index:251663360;mso-width-relative:margin;mso-height-relative:margin" stroked="f">
            <v:textbox>
              <w:txbxContent>
                <w:p w:rsidR="003A3C09" w:rsidRPr="0096216F" w:rsidRDefault="003A3C09" w:rsidP="0096216F">
                  <w:pPr>
                    <w:rPr>
                      <w:lang w:val="en-US"/>
                    </w:rPr>
                  </w:pPr>
                  <w:r>
                    <w:t>O</w:t>
                  </w:r>
                </w:p>
              </w:txbxContent>
            </v:textbox>
          </v:shape>
        </w:pict>
      </w:r>
    </w:p>
    <w:p w:rsidR="00BC2A64" w:rsidRDefault="00FD61F4" w:rsidP="003847C6">
      <w:pPr>
        <w:jc w:val="both"/>
        <w:rPr>
          <w:rFonts w:ascii="Arial" w:hAnsi="Arial" w:cs="Arial"/>
          <w:b/>
          <w:sz w:val="24"/>
          <w:szCs w:val="24"/>
        </w:rPr>
      </w:pPr>
      <w:r w:rsidRPr="00FD61F4">
        <w:rPr>
          <w:rFonts w:ascii="Arial" w:hAnsi="Arial" w:cs="Arial"/>
          <w:noProof/>
          <w:sz w:val="24"/>
          <w:szCs w:val="24"/>
          <w:lang w:val="en-US"/>
        </w:rPr>
        <w:pict>
          <v:shape id="_x0000_s1046" type="#_x0000_t202" style="position:absolute;left:0;text-align:left;margin-left:129.45pt;margin-top:17.7pt;width:33.75pt;height:20.95pt;z-index:251675648;mso-width-relative:margin;mso-height-relative:margin" stroked="f">
            <v:textbox style="mso-next-textbox:#_x0000_s1046">
              <w:txbxContent>
                <w:p w:rsidR="003A3C09" w:rsidRPr="00334B36" w:rsidRDefault="003A3C09" w:rsidP="00274E0C">
                  <w:pPr>
                    <w:rPr>
                      <w:sz w:val="16"/>
                      <w:szCs w:val="16"/>
                      <w:lang w:val="en-US"/>
                    </w:rPr>
                  </w:pPr>
                  <w:r>
                    <w:rPr>
                      <w:sz w:val="16"/>
                      <w:szCs w:val="16"/>
                    </w:rPr>
                    <w:t>210</w:t>
                  </w:r>
                  <w:r w:rsidRPr="00334B36">
                    <w:rPr>
                      <w:sz w:val="16"/>
                      <w:szCs w:val="16"/>
                    </w:rPr>
                    <w:t xml:space="preserve"> </w:t>
                  </w:r>
                  <w:r w:rsidRPr="00334B36">
                    <w:rPr>
                      <w:rFonts w:ascii="Arial" w:hAnsi="Arial" w:cs="Arial"/>
                      <w:sz w:val="16"/>
                      <w:szCs w:val="16"/>
                    </w:rPr>
                    <w:t>°</w:t>
                  </w:r>
                </w:p>
              </w:txbxContent>
            </v:textbox>
          </v:shape>
        </w:pict>
      </w:r>
      <w:r w:rsidRPr="00FD61F4">
        <w:rPr>
          <w:rFonts w:ascii="Arial" w:hAnsi="Arial" w:cs="Arial"/>
          <w:noProof/>
          <w:sz w:val="24"/>
          <w:szCs w:val="24"/>
          <w:lang w:val="en-US"/>
        </w:rPr>
        <w:pict>
          <v:shape id="_x0000_s1050" type="#_x0000_t19" style="position:absolute;left:0;text-align:left;margin-left:185.45pt;margin-top:5.55pt;width:8.25pt;height:20.25pt;flip:x y;z-index:251680768;mso-width-relative:margin;mso-height-relative:margin"/>
        </w:pict>
      </w:r>
    </w:p>
    <w:p w:rsidR="00BC2A64" w:rsidRDefault="00FD61F4" w:rsidP="003847C6">
      <w:pPr>
        <w:jc w:val="both"/>
        <w:rPr>
          <w:rFonts w:ascii="Arial" w:hAnsi="Arial" w:cs="Arial"/>
          <w:b/>
          <w:sz w:val="24"/>
          <w:szCs w:val="24"/>
        </w:rPr>
      </w:pPr>
      <w:r w:rsidRPr="00FD61F4">
        <w:rPr>
          <w:rFonts w:ascii="Arial" w:hAnsi="Arial" w:cs="Arial"/>
          <w:noProof/>
          <w:sz w:val="24"/>
          <w:szCs w:val="24"/>
          <w:lang w:val="en-US"/>
        </w:rPr>
        <w:pict>
          <v:shape id="_x0000_s1043" type="#_x0000_t202" style="position:absolute;left:0;text-align:left;margin-left:171.2pt;margin-top:15.05pt;width:44.25pt;height:17.1pt;z-index:251672576;mso-width-relative:margin;mso-height-relative:margin" stroked="f">
            <v:textbox style="mso-next-textbox:#_x0000_s1043">
              <w:txbxContent>
                <w:p w:rsidR="003A3C09" w:rsidRPr="0096216F" w:rsidRDefault="003A3C09" w:rsidP="00BC2A64">
                  <w:pPr>
                    <w:rPr>
                      <w:sz w:val="16"/>
                      <w:szCs w:val="16"/>
                      <w:lang w:val="en-US"/>
                    </w:rPr>
                  </w:pPr>
                  <w:r>
                    <w:rPr>
                      <w:sz w:val="16"/>
                      <w:szCs w:val="16"/>
                    </w:rPr>
                    <w:t>10m/s</w:t>
                  </w:r>
                </w:p>
              </w:txbxContent>
            </v:textbox>
          </v:shape>
        </w:pict>
      </w:r>
    </w:p>
    <w:p w:rsidR="003A7410" w:rsidRDefault="00FD61F4" w:rsidP="003A7410">
      <w:pPr>
        <w:jc w:val="center"/>
        <w:rPr>
          <w:rFonts w:ascii="Arial" w:hAnsi="Arial" w:cs="Arial"/>
          <w:sz w:val="16"/>
          <w:szCs w:val="16"/>
        </w:rPr>
      </w:pPr>
      <w:r w:rsidRPr="00FD61F4">
        <w:rPr>
          <w:rFonts w:ascii="Arial" w:hAnsi="Arial" w:cs="Arial"/>
          <w:noProof/>
          <w:color w:val="FF0000"/>
          <w:sz w:val="24"/>
          <w:szCs w:val="24"/>
          <w:lang w:val="en-US"/>
        </w:rPr>
        <w:pict>
          <v:shape id="_x0000_s1042" type="#_x0000_t202" style="position:absolute;left:0;text-align:left;margin-left:215.45pt;margin-top:16.35pt;width:23.5pt;height:23.4pt;z-index:251671552;mso-width-relative:margin;mso-height-relative:margin" stroked="f">
            <v:textbox>
              <w:txbxContent>
                <w:p w:rsidR="003A3C09" w:rsidRPr="0096216F" w:rsidRDefault="003A3C09" w:rsidP="00BC2A64">
                  <w:pPr>
                    <w:rPr>
                      <w:lang w:val="en-US"/>
                    </w:rPr>
                  </w:pPr>
                  <w:r>
                    <w:t>S</w:t>
                  </w:r>
                </w:p>
              </w:txbxContent>
            </v:textbox>
          </v:shape>
        </w:pict>
      </w:r>
    </w:p>
    <w:p w:rsidR="00985458" w:rsidRDefault="00985458" w:rsidP="003A7410">
      <w:pPr>
        <w:jc w:val="center"/>
        <w:rPr>
          <w:rFonts w:ascii="Arial" w:hAnsi="Arial" w:cs="Arial"/>
          <w:sz w:val="16"/>
          <w:szCs w:val="16"/>
        </w:rPr>
      </w:pPr>
    </w:p>
    <w:p w:rsidR="003A7410" w:rsidRPr="003A7410" w:rsidRDefault="003A7410" w:rsidP="003A7410">
      <w:pPr>
        <w:jc w:val="center"/>
        <w:rPr>
          <w:rFonts w:ascii="Arial" w:hAnsi="Arial" w:cs="Arial"/>
          <w:sz w:val="16"/>
          <w:szCs w:val="16"/>
        </w:rPr>
      </w:pPr>
      <w:r w:rsidRPr="00D03365">
        <w:rPr>
          <w:rFonts w:ascii="Arial" w:hAnsi="Arial" w:cs="Arial"/>
          <w:sz w:val="16"/>
          <w:szCs w:val="16"/>
          <w:highlight w:val="cyan"/>
        </w:rPr>
        <w:t>Figura 2. Vector Velocidad</w:t>
      </w:r>
      <w:r w:rsidR="00C13BD3" w:rsidRPr="00D03365">
        <w:rPr>
          <w:rFonts w:ascii="Arial" w:hAnsi="Arial" w:cs="Arial"/>
          <w:sz w:val="16"/>
          <w:szCs w:val="16"/>
          <w:highlight w:val="cyan"/>
        </w:rPr>
        <w:t xml:space="preserve"> en el plano cartesiano, indicando modulo, dirección y sentido</w:t>
      </w:r>
      <w:r>
        <w:rPr>
          <w:rFonts w:ascii="Arial" w:hAnsi="Arial" w:cs="Arial"/>
          <w:sz w:val="16"/>
          <w:szCs w:val="16"/>
        </w:rPr>
        <w:t xml:space="preserve"> </w:t>
      </w:r>
    </w:p>
    <w:p w:rsidR="00BC2A64" w:rsidRPr="00985458" w:rsidRDefault="003A7410" w:rsidP="003847C6">
      <w:pPr>
        <w:jc w:val="both"/>
        <w:rPr>
          <w:rFonts w:ascii="Arial" w:hAnsi="Arial" w:cs="Arial"/>
          <w:b/>
          <w:color w:val="FF0000"/>
          <w:sz w:val="24"/>
          <w:szCs w:val="24"/>
        </w:rPr>
      </w:pPr>
      <w:r w:rsidRPr="003A7410">
        <w:rPr>
          <w:rFonts w:ascii="Arial" w:hAnsi="Arial" w:cs="Arial"/>
          <w:b/>
          <w:color w:val="FF0000"/>
          <w:sz w:val="24"/>
          <w:szCs w:val="24"/>
        </w:rPr>
        <w:t>(Las fig 1 y 2 deben representarse en los mismos colores que la fig 3)</w:t>
      </w:r>
    </w:p>
    <w:p w:rsidR="00FA4F60" w:rsidRDefault="00FA4F60" w:rsidP="003847C6">
      <w:pPr>
        <w:jc w:val="both"/>
        <w:rPr>
          <w:rFonts w:ascii="Arial" w:hAnsi="Arial" w:cs="Arial"/>
          <w:b/>
          <w:sz w:val="24"/>
          <w:szCs w:val="24"/>
        </w:rPr>
      </w:pPr>
    </w:p>
    <w:p w:rsidR="00877EA4" w:rsidRPr="003847C6" w:rsidRDefault="00954B85" w:rsidP="003847C6">
      <w:pPr>
        <w:jc w:val="both"/>
        <w:rPr>
          <w:rFonts w:ascii="Arial" w:hAnsi="Arial" w:cs="Arial"/>
          <w:b/>
          <w:sz w:val="24"/>
          <w:szCs w:val="24"/>
        </w:rPr>
      </w:pPr>
      <w:r w:rsidRPr="003847C6">
        <w:rPr>
          <w:rFonts w:ascii="Arial" w:hAnsi="Arial" w:cs="Arial"/>
          <w:b/>
          <w:sz w:val="24"/>
          <w:szCs w:val="24"/>
        </w:rPr>
        <w:lastRenderedPageBreak/>
        <w:t>VECTORES Y SU REPRESENTACIÓN</w:t>
      </w:r>
    </w:p>
    <w:p w:rsidR="00F4073D" w:rsidRPr="003847C6" w:rsidRDefault="00877EA4" w:rsidP="003847C6">
      <w:pPr>
        <w:jc w:val="both"/>
        <w:rPr>
          <w:rFonts w:ascii="Arial" w:hAnsi="Arial" w:cs="Arial"/>
          <w:sz w:val="24"/>
          <w:szCs w:val="24"/>
        </w:rPr>
      </w:pPr>
      <w:r w:rsidRPr="003847C6">
        <w:rPr>
          <w:rFonts w:ascii="Arial" w:hAnsi="Arial" w:cs="Arial"/>
          <w:sz w:val="24"/>
          <w:szCs w:val="24"/>
        </w:rPr>
        <w:t xml:space="preserve">Un vector </w:t>
      </w:r>
      <w:r w:rsidRPr="00BC2A64">
        <w:rPr>
          <w:rFonts w:ascii="Arial" w:hAnsi="Arial" w:cs="Arial"/>
          <w:b/>
          <w:sz w:val="24"/>
          <w:szCs w:val="24"/>
        </w:rPr>
        <w:t>V</w:t>
      </w:r>
      <w:r w:rsidRPr="003847C6">
        <w:rPr>
          <w:rFonts w:ascii="Arial" w:hAnsi="Arial" w:cs="Arial"/>
          <w:sz w:val="24"/>
          <w:szCs w:val="24"/>
        </w:rPr>
        <w:t xml:space="preserve">, se representa como un segmento dirigido con origen en A </w:t>
      </w:r>
      <w:r w:rsidR="00531925">
        <w:rPr>
          <w:rFonts w:ascii="Arial" w:hAnsi="Arial" w:cs="Arial"/>
          <w:sz w:val="24"/>
          <w:szCs w:val="24"/>
        </w:rPr>
        <w:t xml:space="preserve">y cabeza o punto terminal en B; </w:t>
      </w:r>
      <w:r w:rsidRPr="003847C6">
        <w:rPr>
          <w:rFonts w:ascii="Arial" w:hAnsi="Arial" w:cs="Arial"/>
          <w:sz w:val="24"/>
          <w:szCs w:val="24"/>
        </w:rPr>
        <w:t xml:space="preserve">un vector </w:t>
      </w:r>
      <w:r w:rsidR="00531925">
        <w:rPr>
          <w:rFonts w:ascii="Arial" w:hAnsi="Arial" w:cs="Arial"/>
          <w:sz w:val="24"/>
          <w:szCs w:val="24"/>
        </w:rPr>
        <w:t>lo podemos</w:t>
      </w:r>
      <w:r w:rsidR="00954B85">
        <w:rPr>
          <w:rFonts w:ascii="Arial" w:hAnsi="Arial" w:cs="Arial"/>
          <w:sz w:val="24"/>
          <w:szCs w:val="24"/>
        </w:rPr>
        <w:t xml:space="preserve"> representar en el </w:t>
      </w:r>
      <w:r w:rsidR="00954B85" w:rsidRPr="003A7410">
        <w:rPr>
          <w:rFonts w:ascii="Arial" w:hAnsi="Arial" w:cs="Arial"/>
          <w:i/>
          <w:sz w:val="24"/>
          <w:szCs w:val="24"/>
        </w:rPr>
        <w:t>plano</w:t>
      </w:r>
      <w:r w:rsidR="003A7410" w:rsidRPr="003A7410">
        <w:rPr>
          <w:rFonts w:ascii="Arial" w:hAnsi="Arial" w:cs="Arial"/>
          <w:i/>
          <w:sz w:val="24"/>
          <w:szCs w:val="24"/>
        </w:rPr>
        <w:t xml:space="preserve"> cartesiano</w:t>
      </w:r>
      <w:r w:rsidR="00954B85">
        <w:rPr>
          <w:rFonts w:ascii="Arial" w:hAnsi="Arial" w:cs="Arial"/>
          <w:sz w:val="24"/>
          <w:szCs w:val="24"/>
        </w:rPr>
        <w:t xml:space="preserve"> como </w:t>
      </w:r>
      <w:r w:rsidR="00531925">
        <w:rPr>
          <w:rFonts w:ascii="Arial" w:hAnsi="Arial" w:cs="Arial"/>
          <w:sz w:val="24"/>
          <w:szCs w:val="24"/>
        </w:rPr>
        <w:t xml:space="preserve"> una flecha</w:t>
      </w:r>
      <w:r w:rsidR="00954B85">
        <w:rPr>
          <w:rFonts w:ascii="Arial" w:hAnsi="Arial" w:cs="Arial"/>
          <w:sz w:val="24"/>
          <w:szCs w:val="24"/>
        </w:rPr>
        <w:t xml:space="preserve">. </w:t>
      </w:r>
    </w:p>
    <w:p w:rsidR="00877EA4" w:rsidRPr="003847C6" w:rsidRDefault="00877EA4" w:rsidP="003847C6">
      <w:pPr>
        <w:jc w:val="both"/>
        <w:rPr>
          <w:rFonts w:ascii="Arial" w:hAnsi="Arial" w:cs="Arial"/>
          <w:sz w:val="24"/>
          <w:szCs w:val="24"/>
        </w:rPr>
      </w:pPr>
    </w:p>
    <w:p w:rsidR="00BC2FB7" w:rsidRPr="003847C6" w:rsidRDefault="00BC2FB7" w:rsidP="00954B85">
      <w:pPr>
        <w:jc w:val="center"/>
        <w:rPr>
          <w:rFonts w:ascii="Arial" w:hAnsi="Arial" w:cs="Arial"/>
          <w:sz w:val="24"/>
          <w:szCs w:val="24"/>
        </w:rPr>
      </w:pPr>
      <w:r w:rsidRPr="003847C6">
        <w:rPr>
          <w:rFonts w:ascii="Arial" w:hAnsi="Arial" w:cs="Arial"/>
          <w:noProof/>
          <w:sz w:val="24"/>
          <w:szCs w:val="24"/>
          <w:lang w:eastAsia="es-CO"/>
        </w:rPr>
        <w:drawing>
          <wp:inline distT="0" distB="0" distL="0" distR="0">
            <wp:extent cx="2066925" cy="74295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066925" cy="742950"/>
                    </a:xfrm>
                    <a:prstGeom prst="rect">
                      <a:avLst/>
                    </a:prstGeom>
                    <a:noFill/>
                    <a:ln w="9525">
                      <a:noFill/>
                      <a:miter lim="800000"/>
                      <a:headEnd/>
                      <a:tailEnd/>
                    </a:ln>
                  </pic:spPr>
                </pic:pic>
              </a:graphicData>
            </a:graphic>
          </wp:inline>
        </w:drawing>
      </w:r>
    </w:p>
    <w:p w:rsidR="003A7410" w:rsidRPr="003A7410" w:rsidRDefault="003A7410" w:rsidP="003A7410">
      <w:pPr>
        <w:jc w:val="center"/>
        <w:rPr>
          <w:rFonts w:ascii="Arial" w:hAnsi="Arial" w:cs="Arial"/>
          <w:sz w:val="16"/>
          <w:szCs w:val="16"/>
        </w:rPr>
      </w:pPr>
      <w:r w:rsidRPr="00D03365">
        <w:rPr>
          <w:rFonts w:ascii="Arial" w:hAnsi="Arial" w:cs="Arial"/>
          <w:sz w:val="16"/>
          <w:szCs w:val="16"/>
          <w:highlight w:val="cyan"/>
        </w:rPr>
        <w:t xml:space="preserve">Figura 3. Se denomina </w:t>
      </w:r>
      <m:oMath>
        <m:acc>
          <m:accPr>
            <m:chr m:val="⃗"/>
            <m:ctrlPr>
              <w:rPr>
                <w:rFonts w:ascii="Cambria Math" w:hAnsi="Arial" w:cs="Arial"/>
                <w:i/>
                <w:sz w:val="16"/>
                <w:szCs w:val="16"/>
                <w:highlight w:val="cyan"/>
              </w:rPr>
            </m:ctrlPr>
          </m:accPr>
          <m:e>
            <m:r>
              <w:rPr>
                <w:rFonts w:ascii="Cambria Math" w:hAnsi="Cambria Math" w:cs="Arial"/>
                <w:sz w:val="16"/>
                <w:szCs w:val="16"/>
                <w:highlight w:val="cyan"/>
              </w:rPr>
              <m:t>AB</m:t>
            </m:r>
          </m:e>
        </m:acc>
      </m:oMath>
      <w:r w:rsidRPr="00D03365">
        <w:rPr>
          <w:rFonts w:ascii="Arial" w:hAnsi="Arial" w:cs="Arial"/>
          <w:sz w:val="16"/>
          <w:szCs w:val="16"/>
          <w:highlight w:val="cyan"/>
        </w:rPr>
        <w:t xml:space="preserve"> a un vector de A hasta B</w:t>
      </w:r>
    </w:p>
    <w:p w:rsidR="00DC6756" w:rsidRPr="003847C6" w:rsidRDefault="00BC2FB7" w:rsidP="003A7410">
      <w:pPr>
        <w:jc w:val="both"/>
        <w:rPr>
          <w:rFonts w:ascii="Arial" w:eastAsiaTheme="minorEastAsia" w:hAnsi="Arial" w:cs="Arial"/>
          <w:sz w:val="24"/>
          <w:szCs w:val="24"/>
        </w:rPr>
      </w:pPr>
      <w:r w:rsidRPr="003847C6">
        <w:rPr>
          <w:rFonts w:ascii="Arial" w:hAnsi="Arial" w:cs="Arial"/>
          <w:sz w:val="24"/>
          <w:szCs w:val="24"/>
        </w:rPr>
        <w:t xml:space="preserve"> </w:t>
      </w:r>
    </w:p>
    <w:p w:rsidR="00DC6756" w:rsidRPr="003A7410" w:rsidRDefault="00DC6756" w:rsidP="003A7410">
      <w:pPr>
        <w:pStyle w:val="Prrafodelista"/>
        <w:numPr>
          <w:ilvl w:val="0"/>
          <w:numId w:val="6"/>
        </w:numPr>
        <w:jc w:val="both"/>
        <w:rPr>
          <w:rFonts w:ascii="Arial" w:eastAsiaTheme="minorEastAsia" w:hAnsi="Arial" w:cs="Arial"/>
          <w:b/>
          <w:sz w:val="24"/>
          <w:szCs w:val="24"/>
        </w:rPr>
      </w:pPr>
      <w:r w:rsidRPr="003A7410">
        <w:rPr>
          <w:rFonts w:ascii="Arial" w:eastAsiaTheme="minorEastAsia" w:hAnsi="Arial" w:cs="Arial"/>
          <w:b/>
          <w:sz w:val="24"/>
          <w:szCs w:val="24"/>
        </w:rPr>
        <w:t>SISTEMA DE COORDENADAS</w:t>
      </w:r>
    </w:p>
    <w:p w:rsidR="00DC6756" w:rsidRPr="003A7410" w:rsidRDefault="00C75436" w:rsidP="003A7410">
      <w:pPr>
        <w:jc w:val="both"/>
        <w:rPr>
          <w:rFonts w:ascii="Arial" w:eastAsiaTheme="minorEastAsia" w:hAnsi="Arial" w:cs="Arial"/>
          <w:b/>
          <w:sz w:val="24"/>
          <w:szCs w:val="24"/>
        </w:rPr>
      </w:pPr>
      <w:r w:rsidRPr="003A7410">
        <w:rPr>
          <w:rFonts w:ascii="Arial" w:eastAsiaTheme="minorEastAsia" w:hAnsi="Arial" w:cs="Arial"/>
          <w:b/>
          <w:sz w:val="24"/>
          <w:szCs w:val="24"/>
        </w:rPr>
        <w:t>Coordenadas cartesiana</w:t>
      </w:r>
      <w:r w:rsidR="00DC6756" w:rsidRPr="003A7410">
        <w:rPr>
          <w:rFonts w:ascii="Arial" w:eastAsiaTheme="minorEastAsia" w:hAnsi="Arial" w:cs="Arial"/>
          <w:b/>
          <w:sz w:val="24"/>
          <w:szCs w:val="24"/>
        </w:rPr>
        <w:t>s o rectangulares:</w:t>
      </w:r>
    </w:p>
    <w:p w:rsidR="00DC6756" w:rsidRPr="003847C6" w:rsidRDefault="00DC6756" w:rsidP="003847C6">
      <w:pPr>
        <w:jc w:val="both"/>
        <w:rPr>
          <w:rFonts w:ascii="Arial" w:hAnsi="Arial" w:cs="Arial"/>
          <w:sz w:val="24"/>
          <w:szCs w:val="24"/>
        </w:rPr>
      </w:pPr>
      <w:r w:rsidRPr="003847C6">
        <w:rPr>
          <w:rFonts w:ascii="Arial" w:hAnsi="Arial" w:cs="Arial"/>
          <w:sz w:val="24"/>
          <w:szCs w:val="24"/>
        </w:rPr>
        <w:t>A través del plano cartesiano, un vector se representa por medio de una pareja de puntos (x, y).</w:t>
      </w:r>
    </w:p>
    <w:p w:rsidR="00DC6756" w:rsidRPr="003847C6" w:rsidRDefault="00DC6756" w:rsidP="003A7410">
      <w:pPr>
        <w:jc w:val="center"/>
        <w:rPr>
          <w:rFonts w:ascii="Arial" w:hAnsi="Arial" w:cs="Arial"/>
          <w:sz w:val="24"/>
          <w:szCs w:val="24"/>
        </w:rPr>
      </w:pPr>
      <w:r w:rsidRPr="003847C6">
        <w:rPr>
          <w:rFonts w:ascii="Arial" w:hAnsi="Arial" w:cs="Arial"/>
          <w:noProof/>
          <w:sz w:val="24"/>
          <w:szCs w:val="24"/>
          <w:lang w:eastAsia="es-CO"/>
        </w:rPr>
        <w:drawing>
          <wp:inline distT="0" distB="0" distL="0" distR="0">
            <wp:extent cx="2392636" cy="1866900"/>
            <wp:effectExtent l="19050" t="0" r="7664"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392636" cy="1866900"/>
                    </a:xfrm>
                    <a:prstGeom prst="rect">
                      <a:avLst/>
                    </a:prstGeom>
                    <a:noFill/>
                    <a:ln w="9525">
                      <a:noFill/>
                      <a:miter lim="800000"/>
                      <a:headEnd/>
                      <a:tailEnd/>
                    </a:ln>
                  </pic:spPr>
                </pic:pic>
              </a:graphicData>
            </a:graphic>
          </wp:inline>
        </w:drawing>
      </w:r>
    </w:p>
    <w:p w:rsidR="003A7410" w:rsidRPr="00C13BD3" w:rsidRDefault="003A7410" w:rsidP="003A7410">
      <w:pPr>
        <w:jc w:val="center"/>
        <w:rPr>
          <w:rFonts w:ascii="Arial" w:hAnsi="Arial" w:cs="Arial"/>
          <w:sz w:val="16"/>
          <w:szCs w:val="16"/>
        </w:rPr>
      </w:pPr>
      <w:r w:rsidRPr="00C13BD3">
        <w:rPr>
          <w:rFonts w:ascii="Arial" w:hAnsi="Arial" w:cs="Arial"/>
          <w:sz w:val="16"/>
          <w:szCs w:val="16"/>
        </w:rPr>
        <w:t xml:space="preserve">Figura 4. </w:t>
      </w:r>
      <w:r w:rsidR="00C13BD3" w:rsidRPr="00B70971">
        <w:rPr>
          <w:rFonts w:ascii="Arial" w:hAnsi="Arial" w:cs="Arial"/>
          <w:sz w:val="16"/>
          <w:szCs w:val="16"/>
          <w:highlight w:val="cyan"/>
        </w:rPr>
        <w:t>Vectores en el plano cartesiano</w:t>
      </w:r>
    </w:p>
    <w:p w:rsidR="00DC6756" w:rsidRPr="003A7410" w:rsidRDefault="00334B36" w:rsidP="003847C6">
      <w:pPr>
        <w:jc w:val="both"/>
        <w:rPr>
          <w:rFonts w:ascii="Arial" w:hAnsi="Arial" w:cs="Arial"/>
          <w:color w:val="FF0000"/>
          <w:sz w:val="24"/>
          <w:szCs w:val="24"/>
        </w:rPr>
      </w:pPr>
      <w:r w:rsidRPr="003A7410">
        <w:rPr>
          <w:rFonts w:ascii="Arial" w:hAnsi="Arial" w:cs="Arial"/>
          <w:color w:val="FF0000"/>
          <w:sz w:val="24"/>
          <w:szCs w:val="24"/>
        </w:rPr>
        <w:t>(Dibujar los vectores que vayan desde el origen O hasta cada uno de los puntos)</w:t>
      </w:r>
    </w:p>
    <w:p w:rsidR="00DC6756" w:rsidRPr="003847C6" w:rsidRDefault="00DC6756" w:rsidP="00C13BD3">
      <w:pPr>
        <w:pStyle w:val="Prrafodelista"/>
        <w:numPr>
          <w:ilvl w:val="0"/>
          <w:numId w:val="6"/>
        </w:numPr>
        <w:jc w:val="both"/>
        <w:rPr>
          <w:rFonts w:ascii="Arial" w:hAnsi="Arial" w:cs="Arial"/>
          <w:b/>
          <w:sz w:val="24"/>
          <w:szCs w:val="24"/>
        </w:rPr>
      </w:pPr>
      <w:r w:rsidRPr="003847C6">
        <w:rPr>
          <w:rFonts w:ascii="Arial" w:hAnsi="Arial" w:cs="Arial"/>
          <w:b/>
          <w:sz w:val="24"/>
          <w:szCs w:val="24"/>
        </w:rPr>
        <w:t>Coordenadas polares:</w:t>
      </w:r>
    </w:p>
    <w:p w:rsidR="00393ECF" w:rsidRPr="003847C6" w:rsidRDefault="00FA4F60" w:rsidP="003847C6">
      <w:pPr>
        <w:jc w:val="both"/>
        <w:rPr>
          <w:rFonts w:ascii="Arial" w:hAnsi="Arial" w:cs="Arial"/>
          <w:sz w:val="24"/>
          <w:szCs w:val="24"/>
        </w:rPr>
      </w:pPr>
      <w:r>
        <w:rPr>
          <w:rFonts w:ascii="Arial" w:hAnsi="Arial" w:cs="Arial"/>
          <w:sz w:val="24"/>
          <w:szCs w:val="24"/>
        </w:rPr>
        <w:t>E</w:t>
      </w:r>
      <w:r w:rsidR="00393ECF" w:rsidRPr="003847C6">
        <w:rPr>
          <w:rFonts w:ascii="Arial" w:hAnsi="Arial" w:cs="Arial"/>
          <w:sz w:val="24"/>
          <w:szCs w:val="24"/>
        </w:rPr>
        <w:t>s un sistema de coordenadas bidimensional en el cual cada punto o posición del plano se determina por un ángulo y una distancia.</w:t>
      </w:r>
    </w:p>
    <w:p w:rsidR="00393ECF" w:rsidRPr="003847C6" w:rsidRDefault="000D04A3" w:rsidP="003847C6">
      <w:pPr>
        <w:jc w:val="both"/>
        <w:rPr>
          <w:rFonts w:ascii="Arial" w:hAnsi="Arial" w:cs="Arial"/>
          <w:sz w:val="24"/>
          <w:szCs w:val="24"/>
        </w:rPr>
      </w:pPr>
      <w:r w:rsidRPr="003847C6">
        <w:rPr>
          <w:rFonts w:ascii="Arial" w:hAnsi="Arial" w:cs="Arial"/>
          <w:sz w:val="24"/>
          <w:szCs w:val="24"/>
        </w:rPr>
        <w:t xml:space="preserve">Un  vector en el sistema de coordenadas polares se representa con la siguiente expresión </w:t>
      </w:r>
      <w:r w:rsidR="00393ECF" w:rsidRPr="003847C6">
        <w:rPr>
          <w:rFonts w:ascii="Arial" w:hAnsi="Arial" w:cs="Arial"/>
          <w:sz w:val="24"/>
          <w:szCs w:val="24"/>
        </w:rPr>
        <w:t xml:space="preserve">(r, </w:t>
      </w:r>
      <m:oMath>
        <m:r>
          <w:rPr>
            <w:rFonts w:ascii="Cambria Math" w:hAnsi="Cambria Math" w:cs="Arial"/>
            <w:sz w:val="24"/>
            <w:szCs w:val="24"/>
          </w:rPr>
          <m:t>θ</m:t>
        </m:r>
      </m:oMath>
      <w:r w:rsidR="00393ECF" w:rsidRPr="003847C6">
        <w:rPr>
          <w:rFonts w:ascii="Arial" w:hAnsi="Arial" w:cs="Arial"/>
          <w:sz w:val="24"/>
          <w:szCs w:val="24"/>
        </w:rPr>
        <w:t>)</w:t>
      </w:r>
      <w:r w:rsidRPr="003847C6">
        <w:rPr>
          <w:rFonts w:ascii="Arial" w:hAnsi="Arial" w:cs="Arial"/>
          <w:sz w:val="24"/>
          <w:szCs w:val="24"/>
        </w:rPr>
        <w:t xml:space="preserve">, donde r es la distancia desde el origen al punto dado en </w:t>
      </w:r>
      <w:r w:rsidRPr="003847C6">
        <w:rPr>
          <w:rFonts w:ascii="Arial" w:hAnsi="Arial" w:cs="Arial"/>
          <w:sz w:val="24"/>
          <w:szCs w:val="24"/>
        </w:rPr>
        <w:lastRenderedPageBreak/>
        <w:t xml:space="preserve">coordenadas rectangulares, y </w:t>
      </w:r>
      <m:oMath>
        <m:r>
          <w:rPr>
            <w:rFonts w:ascii="Cambria Math" w:hAnsi="Cambria Math" w:cs="Arial"/>
            <w:sz w:val="24"/>
            <w:szCs w:val="24"/>
          </w:rPr>
          <m:t>θ</m:t>
        </m:r>
      </m:oMath>
      <w:r w:rsidRPr="003847C6">
        <w:rPr>
          <w:rFonts w:ascii="Arial" w:eastAsiaTheme="minorEastAsia" w:hAnsi="Arial" w:cs="Arial"/>
          <w:sz w:val="24"/>
          <w:szCs w:val="24"/>
        </w:rPr>
        <w:t xml:space="preserve"> es el ángulo que indica la dirección del vector, dado en contra de las manecillas del reloj.</w:t>
      </w:r>
    </w:p>
    <w:p w:rsidR="00393ECF" w:rsidRPr="003847C6" w:rsidRDefault="00393ECF" w:rsidP="003847C6">
      <w:pPr>
        <w:jc w:val="both"/>
        <w:rPr>
          <w:rFonts w:ascii="Arial" w:hAnsi="Arial" w:cs="Arial"/>
          <w:sz w:val="24"/>
          <w:szCs w:val="24"/>
        </w:rPr>
      </w:pPr>
    </w:p>
    <w:p w:rsidR="00DC6756" w:rsidRDefault="00DC6756" w:rsidP="00C13BD3">
      <w:pPr>
        <w:jc w:val="center"/>
        <w:rPr>
          <w:rFonts w:ascii="Arial" w:hAnsi="Arial" w:cs="Arial"/>
          <w:sz w:val="24"/>
          <w:szCs w:val="24"/>
        </w:rPr>
      </w:pPr>
      <w:r w:rsidRPr="003847C6">
        <w:rPr>
          <w:rFonts w:ascii="Arial" w:hAnsi="Arial" w:cs="Arial"/>
          <w:noProof/>
          <w:sz w:val="24"/>
          <w:szCs w:val="24"/>
          <w:lang w:eastAsia="es-CO"/>
        </w:rPr>
        <w:drawing>
          <wp:inline distT="0" distB="0" distL="0" distR="0">
            <wp:extent cx="2162175" cy="173355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162175" cy="1733550"/>
                    </a:xfrm>
                    <a:prstGeom prst="rect">
                      <a:avLst/>
                    </a:prstGeom>
                    <a:noFill/>
                    <a:ln w="9525">
                      <a:noFill/>
                      <a:miter lim="800000"/>
                      <a:headEnd/>
                      <a:tailEnd/>
                    </a:ln>
                  </pic:spPr>
                </pic:pic>
              </a:graphicData>
            </a:graphic>
          </wp:inline>
        </w:drawing>
      </w:r>
    </w:p>
    <w:p w:rsidR="00C13BD3" w:rsidRPr="00C13BD3" w:rsidRDefault="00C13BD3" w:rsidP="00C13BD3">
      <w:pPr>
        <w:jc w:val="center"/>
        <w:rPr>
          <w:rFonts w:ascii="Arial" w:hAnsi="Arial" w:cs="Arial"/>
          <w:sz w:val="16"/>
          <w:szCs w:val="16"/>
        </w:rPr>
      </w:pPr>
      <w:r w:rsidRPr="00C13BD3">
        <w:rPr>
          <w:rFonts w:ascii="Arial" w:hAnsi="Arial" w:cs="Arial"/>
          <w:sz w:val="16"/>
          <w:szCs w:val="16"/>
        </w:rPr>
        <w:t xml:space="preserve">Figura 5. </w:t>
      </w:r>
      <w:r w:rsidRPr="00994290">
        <w:rPr>
          <w:rFonts w:ascii="Arial" w:hAnsi="Arial" w:cs="Arial"/>
          <w:sz w:val="16"/>
          <w:szCs w:val="16"/>
          <w:highlight w:val="cyan"/>
        </w:rPr>
        <w:t>Representación del vector de magnitud r en un sistema de coordenadas polares</w:t>
      </w:r>
    </w:p>
    <w:p w:rsidR="000D04A3" w:rsidRDefault="00FD61F4" w:rsidP="003847C6">
      <w:pPr>
        <w:jc w:val="both"/>
        <w:rPr>
          <w:rFonts w:ascii="Arial" w:hAnsi="Arial" w:cs="Arial"/>
          <w:sz w:val="24"/>
          <w:szCs w:val="24"/>
        </w:rPr>
      </w:pPr>
      <w:r w:rsidRPr="00FD61F4">
        <w:rPr>
          <w:rFonts w:ascii="Arial" w:hAnsi="Arial" w:cs="Arial"/>
          <w:noProof/>
          <w:sz w:val="24"/>
          <w:szCs w:val="24"/>
          <w:lang w:val="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57" type="#_x0000_t88" style="position:absolute;left:0;text-align:left;margin-left:274.2pt;margin-top:50.8pt;width:12.75pt;height:51pt;z-index:251686912;mso-width-relative:margin;mso-height-relative:margin"/>
        </w:pict>
      </w:r>
      <w:r w:rsidR="000D04A3" w:rsidRPr="003847C6">
        <w:rPr>
          <w:rFonts w:ascii="Arial" w:hAnsi="Arial" w:cs="Arial"/>
          <w:sz w:val="24"/>
          <w:szCs w:val="24"/>
        </w:rPr>
        <w:t>Se pueden pasar vectores en sistema de coordenadas rectangulares a polares y viceversa. Para ello se tiene en cuenta las siguientes identidades trigonométricas</w:t>
      </w:r>
      <w:r w:rsidR="00F52CB9">
        <w:rPr>
          <w:rFonts w:ascii="Arial" w:hAnsi="Arial" w:cs="Arial"/>
          <w:sz w:val="24"/>
          <w:szCs w:val="24"/>
        </w:rPr>
        <w:t xml:space="preserve"> (Figura 6)</w:t>
      </w:r>
      <w:r w:rsidR="000D04A3" w:rsidRPr="003847C6">
        <w:rPr>
          <w:rFonts w:ascii="Arial" w:hAnsi="Arial" w:cs="Arial"/>
          <w:sz w:val="24"/>
          <w:szCs w:val="24"/>
        </w:rPr>
        <w:t>:</w:t>
      </w:r>
    </w:p>
    <w:p w:rsidR="00F52CB9" w:rsidRDefault="00FD61F4" w:rsidP="00F52CB9">
      <w:pPr>
        <w:jc w:val="center"/>
        <w:rPr>
          <w:rFonts w:ascii="Arial" w:hAnsi="Arial" w:cs="Arial"/>
          <w:sz w:val="24"/>
          <w:szCs w:val="24"/>
        </w:rPr>
      </w:pPr>
      <w:r>
        <w:rPr>
          <w:rFonts w:ascii="Arial" w:hAnsi="Arial" w:cs="Arial"/>
          <w:noProof/>
          <w:sz w:val="24"/>
          <w:szCs w:val="24"/>
          <w:lang w:eastAsia="zh-TW"/>
        </w:rPr>
        <w:pict>
          <v:shape id="_x0000_s1058" type="#_x0000_t202" style="position:absolute;left:0;text-align:left;margin-left:292.2pt;margin-top:9.7pt;width:129pt;height:21.4pt;z-index:251688960;mso-width-relative:margin;mso-height-relative:margin">
            <v:textbox>
              <w:txbxContent>
                <w:p w:rsidR="003A3C09" w:rsidRPr="00A973D2" w:rsidRDefault="003A3C09">
                  <w:pPr>
                    <w:rPr>
                      <w:lang w:val="en-US"/>
                    </w:rPr>
                  </w:pPr>
                  <w:r>
                    <w:t>De Polares a cartesianas</w:t>
                  </w:r>
                </w:p>
              </w:txbxContent>
            </v:textbox>
          </v:shape>
        </w:pict>
      </w:r>
      <w:r w:rsidR="00F52CB9" w:rsidRPr="00F52CB9">
        <w:rPr>
          <w:rFonts w:ascii="Arial" w:hAnsi="Arial" w:cs="Arial"/>
          <w:noProof/>
          <w:sz w:val="24"/>
          <w:szCs w:val="24"/>
          <w:lang w:eastAsia="es-CO"/>
        </w:rPr>
        <w:drawing>
          <wp:inline distT="0" distB="0" distL="0" distR="0">
            <wp:extent cx="1057275" cy="514350"/>
            <wp:effectExtent l="19050" t="0" r="9525" b="0"/>
            <wp:docPr id="5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1057275" cy="514350"/>
                    </a:xfrm>
                    <a:prstGeom prst="rect">
                      <a:avLst/>
                    </a:prstGeom>
                    <a:noFill/>
                    <a:ln w="9525">
                      <a:noFill/>
                      <a:miter lim="800000"/>
                      <a:headEnd/>
                      <a:tailEnd/>
                    </a:ln>
                  </pic:spPr>
                </pic:pic>
              </a:graphicData>
            </a:graphic>
          </wp:inline>
        </w:drawing>
      </w:r>
    </w:p>
    <w:p w:rsidR="00F52CB9" w:rsidRDefault="00FD61F4" w:rsidP="00F52CB9">
      <w:pPr>
        <w:jc w:val="center"/>
        <w:rPr>
          <w:rFonts w:ascii="Arial" w:hAnsi="Arial" w:cs="Arial"/>
          <w:sz w:val="24"/>
          <w:szCs w:val="24"/>
        </w:rPr>
      </w:pPr>
      <w:r w:rsidRPr="00FD61F4">
        <w:rPr>
          <w:rFonts w:ascii="Arial" w:hAnsi="Arial" w:cs="Arial"/>
          <w:noProof/>
          <w:sz w:val="24"/>
          <w:szCs w:val="24"/>
          <w:lang w:val="en-US"/>
        </w:rPr>
        <w:pict>
          <v:shape id="_x0000_s1060" type="#_x0000_t202" style="position:absolute;left:0;text-align:left;margin-left:292.2pt;margin-top:18.6pt;width:129pt;height:21.4pt;z-index:251691008;mso-width-relative:margin;mso-height-relative:margin">
            <v:textbox>
              <w:txbxContent>
                <w:p w:rsidR="003A3C09" w:rsidRPr="00A973D2" w:rsidRDefault="003A3C09" w:rsidP="00A973D2">
                  <w:pPr>
                    <w:rPr>
                      <w:lang w:val="en-US"/>
                    </w:rPr>
                  </w:pPr>
                  <w:r>
                    <w:t>De Cartesianas a Polares</w:t>
                  </w:r>
                </w:p>
              </w:txbxContent>
            </v:textbox>
          </v:shape>
        </w:pict>
      </w:r>
      <w:r w:rsidRPr="00FD61F4">
        <w:rPr>
          <w:rFonts w:ascii="Arial" w:hAnsi="Arial" w:cs="Arial"/>
          <w:noProof/>
          <w:sz w:val="24"/>
          <w:szCs w:val="24"/>
          <w:lang w:val="en-US"/>
        </w:rPr>
        <w:pict>
          <v:shape id="_x0000_s1059" type="#_x0000_t88" style="position:absolute;left:0;text-align:left;margin-left:274.2pt;margin-top:.6pt;width:12.75pt;height:59.25pt;z-index:251689984;mso-width-relative:margin;mso-height-relative:margin"/>
        </w:pict>
      </w:r>
      <w:r w:rsidR="00F52CB9" w:rsidRPr="00F52CB9">
        <w:rPr>
          <w:rFonts w:ascii="Arial" w:hAnsi="Arial" w:cs="Arial"/>
          <w:noProof/>
          <w:sz w:val="24"/>
          <w:szCs w:val="24"/>
          <w:lang w:eastAsia="es-CO"/>
        </w:rPr>
        <w:drawing>
          <wp:inline distT="0" distB="0" distL="0" distR="0">
            <wp:extent cx="1819275" cy="762000"/>
            <wp:effectExtent l="19050" t="0" r="9525" b="0"/>
            <wp:docPr id="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1819275" cy="762000"/>
                    </a:xfrm>
                    <a:prstGeom prst="rect">
                      <a:avLst/>
                    </a:prstGeom>
                    <a:noFill/>
                    <a:ln w="9525">
                      <a:noFill/>
                      <a:miter lim="800000"/>
                      <a:headEnd/>
                      <a:tailEnd/>
                    </a:ln>
                  </pic:spPr>
                </pic:pic>
              </a:graphicData>
            </a:graphic>
          </wp:inline>
        </w:drawing>
      </w:r>
    </w:p>
    <w:p w:rsidR="00003C76" w:rsidRPr="00003C76" w:rsidRDefault="00003C76" w:rsidP="00003C76">
      <w:pPr>
        <w:jc w:val="both"/>
        <w:rPr>
          <w:rFonts w:ascii="Arial" w:hAnsi="Arial" w:cs="Arial"/>
          <w:sz w:val="24"/>
          <w:szCs w:val="24"/>
        </w:rPr>
      </w:pPr>
      <w:r>
        <w:rPr>
          <w:rFonts w:ascii="Arial" w:hAnsi="Arial" w:cs="Arial"/>
          <w:sz w:val="24"/>
          <w:szCs w:val="24"/>
        </w:rPr>
        <w:t xml:space="preserve">Donde </w:t>
      </w:r>
      <w:r w:rsidRPr="00003C76">
        <w:rPr>
          <w:rFonts w:ascii="Arial" w:hAnsi="Arial" w:cs="Arial"/>
          <w:i/>
          <w:sz w:val="24"/>
          <w:szCs w:val="24"/>
        </w:rPr>
        <w:t>x</w:t>
      </w:r>
      <w:r>
        <w:rPr>
          <w:rFonts w:ascii="Arial" w:hAnsi="Arial" w:cs="Arial"/>
          <w:sz w:val="24"/>
          <w:szCs w:val="24"/>
        </w:rPr>
        <w:t xml:space="preserve"> y </w:t>
      </w:r>
      <w:r w:rsidRPr="00003C76">
        <w:rPr>
          <w:rFonts w:ascii="Arial" w:hAnsi="Arial" w:cs="Arial"/>
          <w:i/>
          <w:sz w:val="24"/>
          <w:szCs w:val="24"/>
        </w:rPr>
        <w:t>y</w:t>
      </w:r>
      <w:r>
        <w:rPr>
          <w:rFonts w:ascii="Arial" w:hAnsi="Arial" w:cs="Arial"/>
          <w:i/>
          <w:sz w:val="24"/>
          <w:szCs w:val="24"/>
        </w:rPr>
        <w:t xml:space="preserve"> </w:t>
      </w:r>
      <w:r w:rsidRPr="00003C76">
        <w:rPr>
          <w:rFonts w:ascii="Arial" w:hAnsi="Arial" w:cs="Arial"/>
          <w:sz w:val="24"/>
          <w:szCs w:val="24"/>
        </w:rPr>
        <w:t>son</w:t>
      </w:r>
      <w:r>
        <w:rPr>
          <w:rFonts w:ascii="Arial" w:hAnsi="Arial" w:cs="Arial"/>
          <w:sz w:val="24"/>
          <w:szCs w:val="24"/>
        </w:rPr>
        <w:t xml:space="preserve"> los valores de la pareja ordenada (</w:t>
      </w:r>
      <w:r>
        <w:rPr>
          <w:rFonts w:ascii="Arial" w:hAnsi="Arial" w:cs="Arial"/>
          <w:i/>
          <w:sz w:val="24"/>
          <w:szCs w:val="24"/>
        </w:rPr>
        <w:t xml:space="preserve">x, y) </w:t>
      </w:r>
      <w:r>
        <w:rPr>
          <w:rFonts w:ascii="Arial" w:hAnsi="Arial" w:cs="Arial"/>
          <w:sz w:val="24"/>
          <w:szCs w:val="24"/>
        </w:rPr>
        <w:t xml:space="preserve"> el ángulo Ɵ se puede obtener a partir de la identidad mostrada y </w:t>
      </w:r>
      <w:r w:rsidRPr="00003C76">
        <w:rPr>
          <w:rFonts w:ascii="Arial" w:hAnsi="Arial" w:cs="Arial"/>
          <w:i/>
          <w:sz w:val="24"/>
          <w:szCs w:val="24"/>
        </w:rPr>
        <w:t>r</w:t>
      </w:r>
      <w:r>
        <w:rPr>
          <w:rFonts w:ascii="Arial" w:hAnsi="Arial" w:cs="Arial"/>
          <w:i/>
          <w:sz w:val="24"/>
          <w:szCs w:val="24"/>
        </w:rPr>
        <w:t xml:space="preserve"> </w:t>
      </w:r>
      <w:r w:rsidRPr="00003C76">
        <w:rPr>
          <w:rFonts w:ascii="Arial" w:hAnsi="Arial" w:cs="Arial"/>
          <w:sz w:val="24"/>
          <w:szCs w:val="24"/>
        </w:rPr>
        <w:t>es la magnitud o el m</w:t>
      </w:r>
      <w:r w:rsidRPr="003847C6">
        <w:rPr>
          <w:rFonts w:ascii="Arial" w:hAnsi="Arial" w:cs="Arial"/>
          <w:sz w:val="24"/>
          <w:szCs w:val="24"/>
        </w:rPr>
        <w:t>ó</w:t>
      </w:r>
      <w:r w:rsidRPr="00003C76">
        <w:rPr>
          <w:rFonts w:ascii="Arial" w:hAnsi="Arial" w:cs="Arial"/>
          <w:sz w:val="24"/>
          <w:szCs w:val="24"/>
        </w:rPr>
        <w:t>dulo del vector</w:t>
      </w:r>
      <w:r>
        <w:rPr>
          <w:rFonts w:ascii="Arial" w:hAnsi="Arial" w:cs="Arial"/>
          <w:sz w:val="24"/>
          <w:szCs w:val="24"/>
        </w:rPr>
        <w:t xml:space="preserve"> (hipotenusa del triangulo rectángulo)</w:t>
      </w:r>
      <w:r>
        <w:rPr>
          <w:rFonts w:ascii="Arial" w:hAnsi="Arial" w:cs="Arial"/>
          <w:i/>
          <w:sz w:val="24"/>
          <w:szCs w:val="24"/>
        </w:rPr>
        <w:t xml:space="preserve">. </w:t>
      </w:r>
      <w:r>
        <w:rPr>
          <w:rFonts w:ascii="Arial" w:hAnsi="Arial" w:cs="Arial"/>
          <w:sz w:val="24"/>
          <w:szCs w:val="24"/>
        </w:rPr>
        <w:t xml:space="preserve"> </w:t>
      </w:r>
    </w:p>
    <w:p w:rsidR="00003C76" w:rsidRDefault="00003C76" w:rsidP="00F52CB9">
      <w:pPr>
        <w:jc w:val="center"/>
        <w:rPr>
          <w:rFonts w:ascii="Arial" w:hAnsi="Arial" w:cs="Arial"/>
          <w:sz w:val="24"/>
          <w:szCs w:val="24"/>
        </w:rPr>
      </w:pPr>
    </w:p>
    <w:p w:rsidR="00003C76" w:rsidRDefault="00003C76" w:rsidP="00F52CB9">
      <w:pPr>
        <w:jc w:val="center"/>
        <w:rPr>
          <w:rFonts w:ascii="Arial" w:hAnsi="Arial" w:cs="Arial"/>
          <w:sz w:val="24"/>
          <w:szCs w:val="24"/>
        </w:rPr>
      </w:pPr>
    </w:p>
    <w:p w:rsidR="00F52CB9" w:rsidRPr="003847C6" w:rsidRDefault="000D4B34" w:rsidP="000D4B34">
      <w:pPr>
        <w:jc w:val="center"/>
        <w:rPr>
          <w:rFonts w:ascii="Arial" w:hAnsi="Arial" w:cs="Arial"/>
          <w:sz w:val="24"/>
          <w:szCs w:val="24"/>
        </w:rPr>
      </w:pPr>
      <w:r w:rsidRPr="000D4B34">
        <w:rPr>
          <w:rFonts w:ascii="Arial" w:hAnsi="Arial" w:cs="Arial"/>
          <w:noProof/>
          <w:sz w:val="24"/>
          <w:szCs w:val="24"/>
          <w:lang w:eastAsia="es-CO"/>
        </w:rPr>
        <w:lastRenderedPageBreak/>
        <w:drawing>
          <wp:inline distT="0" distB="0" distL="0" distR="0">
            <wp:extent cx="2085975" cy="1752600"/>
            <wp:effectExtent l="19050" t="0" r="9525" b="0"/>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85975" cy="1752600"/>
                    </a:xfrm>
                    <a:prstGeom prst="rect">
                      <a:avLst/>
                    </a:prstGeom>
                    <a:noFill/>
                    <a:ln w="9525">
                      <a:noFill/>
                      <a:miter lim="800000"/>
                      <a:headEnd/>
                      <a:tailEnd/>
                    </a:ln>
                  </pic:spPr>
                </pic:pic>
              </a:graphicData>
            </a:graphic>
          </wp:inline>
        </w:drawing>
      </w:r>
    </w:p>
    <w:p w:rsidR="000D04A3" w:rsidRDefault="000D04A3" w:rsidP="00985458">
      <w:pPr>
        <w:jc w:val="center"/>
        <w:rPr>
          <w:rFonts w:ascii="Arial" w:hAnsi="Arial" w:cs="Arial"/>
          <w:sz w:val="24"/>
          <w:szCs w:val="24"/>
        </w:rPr>
      </w:pPr>
    </w:p>
    <w:p w:rsidR="000D04A3" w:rsidRPr="000D4B34" w:rsidRDefault="00985458" w:rsidP="00985458">
      <w:pPr>
        <w:jc w:val="center"/>
        <w:rPr>
          <w:rFonts w:ascii="Arial" w:hAnsi="Arial" w:cs="Arial"/>
          <w:sz w:val="16"/>
          <w:szCs w:val="16"/>
        </w:rPr>
      </w:pPr>
      <w:r w:rsidRPr="000D4B34">
        <w:rPr>
          <w:rFonts w:ascii="Arial" w:hAnsi="Arial" w:cs="Arial"/>
          <w:sz w:val="16"/>
          <w:szCs w:val="16"/>
        </w:rPr>
        <w:t xml:space="preserve">Figura 6. </w:t>
      </w:r>
      <w:r w:rsidR="00F52CB9" w:rsidRPr="000D4B34">
        <w:rPr>
          <w:rFonts w:ascii="Arial" w:hAnsi="Arial" w:cs="Arial"/>
          <w:sz w:val="16"/>
          <w:szCs w:val="16"/>
        </w:rPr>
        <w:t>Triangulo rectángulo</w:t>
      </w:r>
      <w:r w:rsidR="000D4B34" w:rsidRPr="000D4B34">
        <w:rPr>
          <w:rFonts w:ascii="Arial" w:hAnsi="Arial" w:cs="Arial"/>
          <w:sz w:val="16"/>
          <w:szCs w:val="16"/>
        </w:rPr>
        <w:t xml:space="preserve"> de donde se pueden deducir las conversiones de coordenadas polares a cartesianas y viceversa</w:t>
      </w:r>
      <w:r w:rsidR="00F52CB9" w:rsidRPr="000D4B34">
        <w:rPr>
          <w:rFonts w:ascii="Arial" w:hAnsi="Arial" w:cs="Arial"/>
          <w:sz w:val="16"/>
          <w:szCs w:val="16"/>
        </w:rPr>
        <w:t xml:space="preserve"> </w:t>
      </w:r>
    </w:p>
    <w:p w:rsidR="00F74CCA" w:rsidRPr="003847C6" w:rsidRDefault="00F74CCA" w:rsidP="003847C6">
      <w:pPr>
        <w:jc w:val="both"/>
        <w:rPr>
          <w:rFonts w:ascii="Arial" w:hAnsi="Arial" w:cs="Arial"/>
          <w:sz w:val="24"/>
          <w:szCs w:val="24"/>
          <w:lang w:val="es-ES"/>
        </w:rPr>
      </w:pPr>
    </w:p>
    <w:p w:rsidR="00985458" w:rsidRDefault="00A973D2" w:rsidP="003847C6">
      <w:pPr>
        <w:jc w:val="both"/>
        <w:rPr>
          <w:rFonts w:ascii="Arial" w:hAnsi="Arial" w:cs="Arial"/>
          <w:b/>
          <w:color w:val="632423" w:themeColor="accent2" w:themeShade="80"/>
          <w:sz w:val="24"/>
          <w:szCs w:val="24"/>
          <w:lang w:val="es-ES"/>
        </w:rPr>
      </w:pPr>
      <w:r>
        <w:rPr>
          <w:rFonts w:ascii="Arial" w:hAnsi="Arial" w:cs="Arial"/>
          <w:b/>
          <w:color w:val="632423" w:themeColor="accent2" w:themeShade="80"/>
          <w:sz w:val="24"/>
          <w:szCs w:val="24"/>
          <w:lang w:val="es-ES"/>
        </w:rPr>
        <w:t>Ejemplo</w:t>
      </w:r>
    </w:p>
    <w:p w:rsidR="00003C76" w:rsidRDefault="00003C76" w:rsidP="003847C6">
      <w:pPr>
        <w:jc w:val="both"/>
        <w:rPr>
          <w:rFonts w:ascii="Arial" w:hAnsi="Arial" w:cs="Arial"/>
          <w:sz w:val="24"/>
          <w:szCs w:val="24"/>
          <w:lang w:val="es-ES"/>
        </w:rPr>
      </w:pPr>
      <w:r>
        <w:rPr>
          <w:rFonts w:ascii="Arial" w:hAnsi="Arial" w:cs="Arial"/>
          <w:sz w:val="24"/>
          <w:szCs w:val="24"/>
          <w:lang w:val="es-ES"/>
        </w:rPr>
        <w:t xml:space="preserve">Convertir </w:t>
      </w:r>
      <w:r w:rsidR="00A973D2">
        <w:rPr>
          <w:rFonts w:ascii="Arial" w:hAnsi="Arial" w:cs="Arial"/>
          <w:sz w:val="24"/>
          <w:szCs w:val="24"/>
          <w:lang w:val="es-ES"/>
        </w:rPr>
        <w:t>la coordenada polar (</w:t>
      </w:r>
      <w:r w:rsidR="00A973D2">
        <w:rPr>
          <w:rFonts w:ascii="Arial" w:hAnsi="Arial" w:cs="Arial"/>
          <w:i/>
          <w:sz w:val="24"/>
          <w:szCs w:val="24"/>
          <w:lang w:val="es-ES"/>
        </w:rPr>
        <w:t>6,30</w:t>
      </w:r>
      <w:r w:rsidR="00A973D2">
        <w:rPr>
          <w:rFonts w:ascii="Arial" w:hAnsi="Arial" w:cs="Arial"/>
          <w:sz w:val="24"/>
          <w:szCs w:val="24"/>
        </w:rPr>
        <w:t>°)</w:t>
      </w:r>
      <w:r>
        <w:rPr>
          <w:rFonts w:ascii="Arial" w:hAnsi="Arial" w:cs="Arial"/>
          <w:sz w:val="24"/>
          <w:szCs w:val="24"/>
          <w:lang w:val="es-ES"/>
        </w:rPr>
        <w:t xml:space="preserve"> </w:t>
      </w:r>
      <w:r w:rsidR="00A973D2">
        <w:rPr>
          <w:rFonts w:ascii="Arial" w:hAnsi="Arial" w:cs="Arial"/>
          <w:sz w:val="24"/>
          <w:szCs w:val="24"/>
          <w:lang w:val="es-ES"/>
        </w:rPr>
        <w:t>a coordenadas cartesianas</w:t>
      </w:r>
      <w:r w:rsidR="006B799B">
        <w:rPr>
          <w:rFonts w:ascii="Arial" w:hAnsi="Arial" w:cs="Arial"/>
          <w:sz w:val="24"/>
          <w:szCs w:val="24"/>
          <w:lang w:val="es-ES"/>
        </w:rPr>
        <w:t>.</w:t>
      </w:r>
    </w:p>
    <w:p w:rsidR="006B799B" w:rsidRDefault="00A973D2" w:rsidP="006B799B">
      <w:pPr>
        <w:jc w:val="center"/>
        <w:rPr>
          <w:rFonts w:ascii="Arial" w:hAnsi="Arial" w:cs="Arial"/>
          <w:sz w:val="24"/>
          <w:szCs w:val="24"/>
        </w:rPr>
      </w:pPr>
      <w:r w:rsidRPr="00A973D2">
        <w:rPr>
          <w:rFonts w:ascii="Arial" w:hAnsi="Arial" w:cs="Arial"/>
          <w:i/>
          <w:position w:val="-102"/>
          <w:sz w:val="24"/>
          <w:szCs w:val="24"/>
          <w:lang w:val="es-ES"/>
        </w:rPr>
        <w:object w:dxaOrig="128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5pt;height:108pt" o:ole="">
            <v:imagedata r:id="rId15" o:title=""/>
          </v:shape>
          <o:OLEObject Type="Embed" ProgID="Equation.3" ShapeID="_x0000_i1025" DrawAspect="Content" ObjectID="_1361283905" r:id="rId16"/>
        </w:object>
      </w:r>
    </w:p>
    <w:p w:rsidR="00985458" w:rsidRDefault="00A973D2" w:rsidP="003847C6">
      <w:pPr>
        <w:jc w:val="both"/>
        <w:rPr>
          <w:rFonts w:ascii="Arial" w:hAnsi="Arial" w:cs="Arial"/>
          <w:sz w:val="24"/>
          <w:szCs w:val="24"/>
          <w:lang w:val="es-ES"/>
        </w:rPr>
      </w:pPr>
      <w:r>
        <w:rPr>
          <w:rFonts w:ascii="Arial" w:hAnsi="Arial" w:cs="Arial"/>
          <w:sz w:val="24"/>
          <w:szCs w:val="24"/>
          <w:lang w:val="es-ES"/>
        </w:rPr>
        <w:t>La pareja ordenada en coordenadas cartesianas es (</w:t>
      </w:r>
      <w:r w:rsidRPr="00A973D2">
        <w:rPr>
          <w:rFonts w:ascii="Arial" w:hAnsi="Arial" w:cs="Arial"/>
          <w:i/>
          <w:sz w:val="24"/>
          <w:szCs w:val="24"/>
          <w:lang w:val="es-ES"/>
        </w:rPr>
        <w:t>5.19, 3</w:t>
      </w:r>
      <w:r>
        <w:rPr>
          <w:rFonts w:ascii="Arial" w:hAnsi="Arial" w:cs="Arial"/>
          <w:sz w:val="24"/>
          <w:szCs w:val="24"/>
          <w:lang w:val="es-ES"/>
        </w:rPr>
        <w:t>)</w:t>
      </w:r>
    </w:p>
    <w:p w:rsidR="00A973D2" w:rsidRPr="00FA4F60" w:rsidRDefault="00FA4F60" w:rsidP="003847C6">
      <w:pPr>
        <w:jc w:val="both"/>
        <w:rPr>
          <w:rFonts w:ascii="Arial" w:hAnsi="Arial" w:cs="Arial"/>
          <w:color w:val="FF0000"/>
          <w:sz w:val="24"/>
          <w:szCs w:val="24"/>
          <w:lang w:val="es-ES"/>
        </w:rPr>
      </w:pPr>
      <w:r w:rsidRPr="00FA4F60">
        <w:rPr>
          <w:rFonts w:ascii="Arial" w:hAnsi="Arial" w:cs="Arial"/>
          <w:color w:val="FF0000"/>
          <w:sz w:val="24"/>
          <w:szCs w:val="24"/>
          <w:lang w:val="es-ES"/>
        </w:rPr>
        <w:t>(Cada paso del ejemplo hacerlo paso a paso según clic del usuario)</w:t>
      </w:r>
    </w:p>
    <w:p w:rsidR="00EE5263" w:rsidRDefault="00EE5263" w:rsidP="003847C6">
      <w:pPr>
        <w:jc w:val="both"/>
        <w:rPr>
          <w:rFonts w:ascii="Arial" w:hAnsi="Arial" w:cs="Arial"/>
          <w:b/>
          <w:color w:val="632423" w:themeColor="accent2" w:themeShade="80"/>
          <w:sz w:val="24"/>
          <w:szCs w:val="24"/>
          <w:lang w:val="es-ES"/>
        </w:rPr>
      </w:pPr>
      <w:r>
        <w:rPr>
          <w:rFonts w:ascii="Arial" w:hAnsi="Arial" w:cs="Arial"/>
          <w:b/>
          <w:color w:val="632423" w:themeColor="accent2" w:themeShade="80"/>
          <w:sz w:val="24"/>
          <w:szCs w:val="24"/>
          <w:lang w:val="es-ES"/>
        </w:rPr>
        <w:t>_______________________________________________________________</w:t>
      </w:r>
    </w:p>
    <w:p w:rsidR="006C5939" w:rsidRDefault="006C5939" w:rsidP="006C5939">
      <w:pPr>
        <w:jc w:val="both"/>
        <w:rPr>
          <w:rFonts w:ascii="Arial" w:hAnsi="Arial" w:cs="Arial"/>
          <w:b/>
          <w:color w:val="632423" w:themeColor="accent2" w:themeShade="80"/>
          <w:sz w:val="24"/>
          <w:szCs w:val="24"/>
          <w:lang w:val="es-ES"/>
        </w:rPr>
      </w:pPr>
      <w:r>
        <w:rPr>
          <w:rFonts w:ascii="Arial" w:hAnsi="Arial" w:cs="Arial"/>
          <w:b/>
          <w:color w:val="632423" w:themeColor="accent2" w:themeShade="80"/>
          <w:sz w:val="24"/>
          <w:szCs w:val="24"/>
          <w:lang w:val="es-ES"/>
        </w:rPr>
        <w:t>____________________________________________________________</w:t>
      </w:r>
    </w:p>
    <w:p w:rsidR="00EE5263" w:rsidRDefault="00EE5263" w:rsidP="003847C6">
      <w:pPr>
        <w:jc w:val="both"/>
        <w:rPr>
          <w:rFonts w:ascii="Arial" w:hAnsi="Arial" w:cs="Arial"/>
          <w:b/>
          <w:color w:val="632423" w:themeColor="accent2" w:themeShade="80"/>
          <w:sz w:val="24"/>
          <w:szCs w:val="24"/>
          <w:lang w:val="es-ES"/>
        </w:rPr>
      </w:pPr>
    </w:p>
    <w:p w:rsidR="00EE5263" w:rsidRDefault="00EE5263" w:rsidP="003847C6">
      <w:pPr>
        <w:jc w:val="both"/>
        <w:rPr>
          <w:rFonts w:ascii="Arial" w:hAnsi="Arial" w:cs="Arial"/>
          <w:b/>
          <w:color w:val="632423" w:themeColor="accent2" w:themeShade="80"/>
          <w:sz w:val="24"/>
          <w:szCs w:val="24"/>
          <w:lang w:val="es-ES"/>
        </w:rPr>
      </w:pPr>
    </w:p>
    <w:p w:rsidR="00DA369D" w:rsidRDefault="00F74CCA" w:rsidP="003847C6">
      <w:pPr>
        <w:jc w:val="both"/>
        <w:rPr>
          <w:rFonts w:ascii="Arial" w:hAnsi="Arial" w:cs="Arial"/>
          <w:b/>
          <w:color w:val="632423" w:themeColor="accent2" w:themeShade="80"/>
          <w:sz w:val="24"/>
          <w:szCs w:val="24"/>
          <w:lang w:val="es-ES"/>
        </w:rPr>
      </w:pPr>
      <w:r w:rsidRPr="003847C6">
        <w:rPr>
          <w:rFonts w:ascii="Arial" w:hAnsi="Arial" w:cs="Arial"/>
          <w:b/>
          <w:color w:val="632423" w:themeColor="accent2" w:themeShade="80"/>
          <w:sz w:val="24"/>
          <w:szCs w:val="24"/>
          <w:lang w:val="es-ES"/>
        </w:rPr>
        <w:t>COMPONENTES RECTANGULARES DE UN VECTOR</w:t>
      </w:r>
    </w:p>
    <w:p w:rsidR="00F74CCA" w:rsidRPr="003847C6" w:rsidRDefault="00F74CCA" w:rsidP="003847C6">
      <w:pPr>
        <w:jc w:val="both"/>
        <w:rPr>
          <w:rFonts w:ascii="Arial" w:hAnsi="Arial" w:cs="Arial"/>
          <w:sz w:val="24"/>
          <w:szCs w:val="24"/>
          <w:lang w:val="es-ES"/>
        </w:rPr>
      </w:pPr>
      <w:r w:rsidRPr="003847C6">
        <w:rPr>
          <w:rFonts w:ascii="Arial" w:hAnsi="Arial" w:cs="Arial"/>
          <w:sz w:val="24"/>
          <w:szCs w:val="24"/>
          <w:lang w:val="es-ES"/>
        </w:rPr>
        <w:br/>
        <w:t>Todo vector que no coincida con los ejes horizontales (</w:t>
      </w:r>
      <w:r w:rsidRPr="00DA369D">
        <w:rPr>
          <w:rFonts w:ascii="Arial" w:hAnsi="Arial" w:cs="Arial"/>
          <w:i/>
          <w:sz w:val="24"/>
          <w:szCs w:val="24"/>
          <w:lang w:val="es-ES"/>
        </w:rPr>
        <w:t>X</w:t>
      </w:r>
      <w:r w:rsidRPr="003847C6">
        <w:rPr>
          <w:rFonts w:ascii="Arial" w:hAnsi="Arial" w:cs="Arial"/>
          <w:sz w:val="24"/>
          <w:szCs w:val="24"/>
          <w:lang w:val="es-ES"/>
        </w:rPr>
        <w:t>) y vertical (</w:t>
      </w:r>
      <w:r w:rsidRPr="00DA369D">
        <w:rPr>
          <w:rFonts w:ascii="Arial" w:hAnsi="Arial" w:cs="Arial"/>
          <w:i/>
          <w:sz w:val="24"/>
          <w:szCs w:val="24"/>
          <w:lang w:val="es-ES"/>
        </w:rPr>
        <w:t>Y</w:t>
      </w:r>
      <w:r w:rsidRPr="003847C6">
        <w:rPr>
          <w:rFonts w:ascii="Arial" w:hAnsi="Arial" w:cs="Arial"/>
          <w:sz w:val="24"/>
          <w:szCs w:val="24"/>
          <w:lang w:val="es-ES"/>
        </w:rPr>
        <w:t>), puede descomponerse en dos componentes rectangulares: una, según la dirección del eje horizontal “x” y otra según la dirección del eje vertical “y”.</w:t>
      </w:r>
    </w:p>
    <w:p w:rsidR="00F74CCA" w:rsidRDefault="00633384" w:rsidP="00972657">
      <w:pPr>
        <w:jc w:val="center"/>
        <w:rPr>
          <w:rFonts w:ascii="Arial" w:hAnsi="Arial" w:cs="Arial"/>
          <w:sz w:val="24"/>
          <w:szCs w:val="24"/>
          <w:lang w:val="es-ES"/>
        </w:rPr>
      </w:pPr>
      <w:r w:rsidRPr="003847C6">
        <w:rPr>
          <w:rFonts w:ascii="Arial" w:hAnsi="Arial" w:cs="Arial"/>
          <w:noProof/>
          <w:sz w:val="24"/>
          <w:szCs w:val="24"/>
          <w:lang w:eastAsia="es-CO"/>
        </w:rPr>
        <w:lastRenderedPageBreak/>
        <w:drawing>
          <wp:inline distT="0" distB="0" distL="0" distR="0">
            <wp:extent cx="2047875" cy="1733550"/>
            <wp:effectExtent l="19050" t="0" r="9525"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47875" cy="1733550"/>
                    </a:xfrm>
                    <a:prstGeom prst="rect">
                      <a:avLst/>
                    </a:prstGeom>
                    <a:noFill/>
                    <a:ln w="9525">
                      <a:noFill/>
                      <a:miter lim="800000"/>
                      <a:headEnd/>
                      <a:tailEnd/>
                    </a:ln>
                  </pic:spPr>
                </pic:pic>
              </a:graphicData>
            </a:graphic>
          </wp:inline>
        </w:drawing>
      </w:r>
    </w:p>
    <w:p w:rsidR="00972657" w:rsidRPr="001050F9" w:rsidRDefault="00972657" w:rsidP="00972657">
      <w:pPr>
        <w:jc w:val="center"/>
        <w:rPr>
          <w:rFonts w:ascii="Arial" w:hAnsi="Arial" w:cs="Arial"/>
          <w:sz w:val="16"/>
          <w:szCs w:val="16"/>
          <w:lang w:val="es-ES"/>
        </w:rPr>
      </w:pPr>
      <w:r w:rsidRPr="001050F9">
        <w:rPr>
          <w:rFonts w:ascii="Arial" w:hAnsi="Arial" w:cs="Arial"/>
          <w:sz w:val="16"/>
          <w:szCs w:val="16"/>
          <w:lang w:val="es-ES"/>
        </w:rPr>
        <w:t xml:space="preserve">Figura 7. </w:t>
      </w:r>
      <w:r w:rsidR="001050F9" w:rsidRPr="001050F9">
        <w:rPr>
          <w:rFonts w:ascii="Arial" w:hAnsi="Arial" w:cs="Arial"/>
          <w:sz w:val="16"/>
          <w:szCs w:val="16"/>
          <w:lang w:val="es-ES"/>
        </w:rPr>
        <w:t>Descomposición del vector A en componentes rectangulares</w:t>
      </w:r>
    </w:p>
    <w:p w:rsidR="001050F9" w:rsidRDefault="00F74CCA" w:rsidP="001050F9">
      <w:pPr>
        <w:jc w:val="both"/>
        <w:rPr>
          <w:rFonts w:ascii="Arial" w:hAnsi="Arial" w:cs="Arial"/>
          <w:sz w:val="24"/>
          <w:szCs w:val="24"/>
          <w:lang w:val="es-ES"/>
        </w:rPr>
      </w:pPr>
      <w:r w:rsidRPr="003847C6">
        <w:rPr>
          <w:rFonts w:ascii="Arial" w:hAnsi="Arial" w:cs="Arial"/>
          <w:sz w:val="24"/>
          <w:szCs w:val="24"/>
          <w:lang w:val="es-ES"/>
        </w:rPr>
        <w:t xml:space="preserve">Las componentes rectangulares del vector </w:t>
      </w:r>
      <w:r w:rsidR="00633384" w:rsidRPr="003847C6">
        <w:rPr>
          <w:rFonts w:ascii="Arial" w:hAnsi="Arial" w:cs="Arial"/>
          <w:b/>
          <w:sz w:val="24"/>
          <w:szCs w:val="24"/>
          <w:lang w:val="es-ES"/>
        </w:rPr>
        <w:t>A</w:t>
      </w:r>
      <w:r w:rsidRPr="003847C6">
        <w:rPr>
          <w:rFonts w:ascii="Arial" w:hAnsi="Arial" w:cs="Arial"/>
          <w:sz w:val="24"/>
          <w:szCs w:val="24"/>
          <w:lang w:val="es-ES"/>
        </w:rPr>
        <w:t xml:space="preserve"> son:</w:t>
      </w:r>
      <w:r w:rsidRPr="003847C6">
        <w:rPr>
          <w:rFonts w:ascii="Arial" w:hAnsi="Arial" w:cs="Arial"/>
          <w:sz w:val="24"/>
          <w:szCs w:val="24"/>
          <w:lang w:val="es-ES"/>
        </w:rPr>
        <w:br/>
      </w:r>
    </w:p>
    <w:p w:rsidR="001050F9" w:rsidRDefault="00633384" w:rsidP="001050F9">
      <w:pPr>
        <w:jc w:val="both"/>
        <w:rPr>
          <w:rFonts w:ascii="Arial" w:hAnsi="Arial" w:cs="Arial"/>
          <w:sz w:val="24"/>
          <w:szCs w:val="24"/>
          <w:lang w:val="es-ES"/>
        </w:rPr>
      </w:pPr>
      <w:r w:rsidRPr="003847C6">
        <w:rPr>
          <w:rFonts w:ascii="Arial" w:hAnsi="Arial" w:cs="Arial"/>
          <w:sz w:val="24"/>
          <w:szCs w:val="24"/>
          <w:lang w:val="es-ES"/>
        </w:rPr>
        <w:t>A</w:t>
      </w:r>
      <w:r w:rsidR="00F74CCA" w:rsidRPr="003847C6">
        <w:rPr>
          <w:rFonts w:ascii="Arial" w:hAnsi="Arial" w:cs="Arial"/>
          <w:sz w:val="24"/>
          <w:szCs w:val="24"/>
          <w:vertAlign w:val="subscript"/>
          <w:lang w:val="es-ES"/>
        </w:rPr>
        <w:t>x</w:t>
      </w:r>
      <w:r w:rsidR="00F74CCA" w:rsidRPr="003847C6">
        <w:rPr>
          <w:rFonts w:ascii="Arial" w:hAnsi="Arial" w:cs="Arial"/>
          <w:sz w:val="24"/>
          <w:szCs w:val="24"/>
          <w:lang w:val="es-ES"/>
        </w:rPr>
        <w:t xml:space="preserve"> componente ho</w:t>
      </w:r>
      <w:r w:rsidR="001050F9">
        <w:rPr>
          <w:rFonts w:ascii="Arial" w:hAnsi="Arial" w:cs="Arial"/>
          <w:sz w:val="24"/>
          <w:szCs w:val="24"/>
          <w:lang w:val="es-ES"/>
        </w:rPr>
        <w:t>rizontal</w:t>
      </w:r>
    </w:p>
    <w:p w:rsidR="00F74CCA" w:rsidRPr="003847C6" w:rsidRDefault="00633384" w:rsidP="001050F9">
      <w:pPr>
        <w:jc w:val="both"/>
        <w:rPr>
          <w:rFonts w:ascii="Arial" w:hAnsi="Arial" w:cs="Arial"/>
          <w:sz w:val="24"/>
          <w:szCs w:val="24"/>
          <w:lang w:val="es-ES"/>
        </w:rPr>
      </w:pPr>
      <w:r w:rsidRPr="003847C6">
        <w:rPr>
          <w:rFonts w:ascii="Arial" w:hAnsi="Arial" w:cs="Arial"/>
          <w:sz w:val="24"/>
          <w:szCs w:val="24"/>
          <w:lang w:val="es-ES"/>
        </w:rPr>
        <w:t>A</w:t>
      </w:r>
      <w:r w:rsidR="00F74CCA" w:rsidRPr="003847C6">
        <w:rPr>
          <w:rFonts w:ascii="Arial" w:hAnsi="Arial" w:cs="Arial"/>
          <w:sz w:val="24"/>
          <w:szCs w:val="24"/>
          <w:vertAlign w:val="subscript"/>
          <w:lang w:val="es-ES"/>
        </w:rPr>
        <w:t>y</w:t>
      </w:r>
      <w:r w:rsidR="00F74CCA" w:rsidRPr="003847C6">
        <w:rPr>
          <w:rFonts w:ascii="Arial" w:hAnsi="Arial" w:cs="Arial"/>
          <w:sz w:val="24"/>
          <w:szCs w:val="24"/>
          <w:lang w:val="es-ES"/>
        </w:rPr>
        <w:t xml:space="preserve"> componente vertical.</w:t>
      </w:r>
    </w:p>
    <w:p w:rsidR="00633384" w:rsidRPr="003847C6" w:rsidRDefault="00633384" w:rsidP="003847C6">
      <w:pPr>
        <w:pStyle w:val="NormalWeb"/>
        <w:jc w:val="both"/>
        <w:rPr>
          <w:rFonts w:ascii="Arial" w:hAnsi="Arial" w:cs="Arial"/>
        </w:rPr>
      </w:pPr>
      <w:r w:rsidRPr="003847C6">
        <w:rPr>
          <w:rFonts w:ascii="Arial" w:hAnsi="Arial" w:cs="Arial"/>
        </w:rPr>
        <w:t xml:space="preserve">Signos de la componentes de un vector </w:t>
      </w:r>
      <w:r w:rsidRPr="003847C6">
        <w:rPr>
          <w:rFonts w:ascii="Arial" w:hAnsi="Arial" w:cs="Arial"/>
          <w:b/>
        </w:rPr>
        <w:t>A</w:t>
      </w:r>
      <w:r w:rsidRPr="003847C6">
        <w:rPr>
          <w:rFonts w:ascii="Arial" w:hAnsi="Arial" w:cs="Arial"/>
        </w:rPr>
        <w:t>, depende del cuadrante en el que se encuentre el vector.</w:t>
      </w:r>
    </w:p>
    <w:p w:rsidR="00633384" w:rsidRPr="003847C6" w:rsidRDefault="00633384" w:rsidP="001050F9">
      <w:pPr>
        <w:jc w:val="center"/>
        <w:rPr>
          <w:rFonts w:ascii="Arial" w:hAnsi="Arial" w:cs="Arial"/>
          <w:sz w:val="24"/>
          <w:szCs w:val="24"/>
        </w:rPr>
      </w:pPr>
      <w:r w:rsidRPr="003847C6">
        <w:rPr>
          <w:rFonts w:ascii="Arial" w:hAnsi="Arial" w:cs="Arial"/>
          <w:noProof/>
          <w:sz w:val="24"/>
          <w:szCs w:val="24"/>
          <w:lang w:eastAsia="es-CO"/>
        </w:rPr>
        <w:drawing>
          <wp:inline distT="0" distB="0" distL="0" distR="0">
            <wp:extent cx="2124075" cy="1171575"/>
            <wp:effectExtent l="19050" t="0" r="9525" b="0"/>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124075" cy="1171575"/>
                    </a:xfrm>
                    <a:prstGeom prst="rect">
                      <a:avLst/>
                    </a:prstGeom>
                    <a:noFill/>
                    <a:ln w="9525">
                      <a:noFill/>
                      <a:miter lim="800000"/>
                      <a:headEnd/>
                      <a:tailEnd/>
                    </a:ln>
                  </pic:spPr>
                </pic:pic>
              </a:graphicData>
            </a:graphic>
          </wp:inline>
        </w:drawing>
      </w:r>
    </w:p>
    <w:p w:rsidR="003043AC" w:rsidRPr="003847C6" w:rsidRDefault="003043AC" w:rsidP="003847C6">
      <w:pPr>
        <w:jc w:val="both"/>
        <w:rPr>
          <w:rFonts w:ascii="Arial" w:hAnsi="Arial" w:cs="Arial"/>
          <w:sz w:val="24"/>
          <w:szCs w:val="24"/>
        </w:rPr>
      </w:pPr>
      <w:r w:rsidRPr="00A83EAF">
        <w:rPr>
          <w:rFonts w:ascii="Arial" w:hAnsi="Arial" w:cs="Arial"/>
          <w:noProof/>
          <w:sz w:val="24"/>
          <w:szCs w:val="24"/>
          <w:highlight w:val="yellow"/>
          <w:lang w:eastAsia="es-CO"/>
        </w:rPr>
        <w:drawing>
          <wp:inline distT="0" distB="0" distL="0" distR="0">
            <wp:extent cx="1133475" cy="542925"/>
            <wp:effectExtent l="19050" t="0" r="9525"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133475" cy="542925"/>
                    </a:xfrm>
                    <a:prstGeom prst="rect">
                      <a:avLst/>
                    </a:prstGeom>
                    <a:noFill/>
                    <a:ln w="9525">
                      <a:noFill/>
                      <a:miter lim="800000"/>
                      <a:headEnd/>
                      <a:tailEnd/>
                    </a:ln>
                  </pic:spPr>
                </pic:pic>
              </a:graphicData>
            </a:graphic>
          </wp:inline>
        </w:drawing>
      </w:r>
    </w:p>
    <w:p w:rsidR="003043AC" w:rsidRPr="003847C6" w:rsidRDefault="003043AC" w:rsidP="003847C6">
      <w:pPr>
        <w:jc w:val="both"/>
        <w:rPr>
          <w:rFonts w:ascii="Arial" w:hAnsi="Arial" w:cs="Arial"/>
          <w:b/>
          <w:noProof/>
          <w:sz w:val="24"/>
          <w:szCs w:val="24"/>
          <w:lang w:eastAsia="es-CO"/>
        </w:rPr>
      </w:pPr>
      <w:r w:rsidRPr="003847C6">
        <w:rPr>
          <w:rFonts w:ascii="Arial" w:hAnsi="Arial" w:cs="Arial"/>
          <w:noProof/>
          <w:sz w:val="24"/>
          <w:szCs w:val="24"/>
          <w:lang w:eastAsia="es-CO"/>
        </w:rPr>
        <w:t xml:space="preserve">Magnitud del vector </w:t>
      </w:r>
      <w:r w:rsidRPr="003847C6">
        <w:rPr>
          <w:rFonts w:ascii="Arial" w:hAnsi="Arial" w:cs="Arial"/>
          <w:b/>
          <w:noProof/>
          <w:sz w:val="24"/>
          <w:szCs w:val="24"/>
          <w:lang w:eastAsia="es-CO"/>
        </w:rPr>
        <w:t>A</w:t>
      </w:r>
      <w:r w:rsidRPr="003847C6">
        <w:rPr>
          <w:rFonts w:ascii="Arial" w:hAnsi="Arial" w:cs="Arial"/>
          <w:noProof/>
          <w:sz w:val="24"/>
          <w:szCs w:val="24"/>
          <w:lang w:eastAsia="es-CO"/>
        </w:rPr>
        <w:t>:</w:t>
      </w:r>
      <w:r w:rsidRPr="003847C6">
        <w:rPr>
          <w:rFonts w:ascii="Arial" w:hAnsi="Arial" w:cs="Arial"/>
          <w:b/>
          <w:noProof/>
          <w:sz w:val="24"/>
          <w:szCs w:val="24"/>
          <w:lang w:eastAsia="es-CO"/>
        </w:rPr>
        <w:t xml:space="preserve"> </w:t>
      </w:r>
    </w:p>
    <w:p w:rsidR="003043AC" w:rsidRPr="003847C6" w:rsidRDefault="003043AC" w:rsidP="003847C6">
      <w:pPr>
        <w:jc w:val="both"/>
        <w:rPr>
          <w:rFonts w:ascii="Arial" w:hAnsi="Arial" w:cs="Arial"/>
          <w:sz w:val="24"/>
          <w:szCs w:val="24"/>
        </w:rPr>
      </w:pPr>
      <w:r w:rsidRPr="00A83EAF">
        <w:rPr>
          <w:rFonts w:ascii="Arial" w:hAnsi="Arial" w:cs="Arial"/>
          <w:b/>
          <w:noProof/>
          <w:sz w:val="24"/>
          <w:szCs w:val="24"/>
          <w:highlight w:val="yellow"/>
          <w:lang w:eastAsia="es-CO"/>
        </w:rPr>
        <w:drawing>
          <wp:inline distT="0" distB="0" distL="0" distR="0">
            <wp:extent cx="1323975" cy="342900"/>
            <wp:effectExtent l="19050" t="0" r="9525"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1323975" cy="342900"/>
                    </a:xfrm>
                    <a:prstGeom prst="rect">
                      <a:avLst/>
                    </a:prstGeom>
                    <a:noFill/>
                    <a:ln w="9525">
                      <a:noFill/>
                      <a:miter lim="800000"/>
                      <a:headEnd/>
                      <a:tailEnd/>
                    </a:ln>
                  </pic:spPr>
                </pic:pic>
              </a:graphicData>
            </a:graphic>
          </wp:inline>
        </w:drawing>
      </w:r>
    </w:p>
    <w:p w:rsidR="003043AC" w:rsidRPr="003847C6" w:rsidRDefault="003043AC" w:rsidP="003847C6">
      <w:pPr>
        <w:jc w:val="both"/>
        <w:rPr>
          <w:rFonts w:ascii="Arial" w:hAnsi="Arial" w:cs="Arial"/>
          <w:sz w:val="24"/>
          <w:szCs w:val="24"/>
        </w:rPr>
      </w:pPr>
      <w:r w:rsidRPr="003847C6">
        <w:rPr>
          <w:rFonts w:ascii="Arial" w:hAnsi="Arial" w:cs="Arial"/>
          <w:sz w:val="24"/>
          <w:szCs w:val="24"/>
        </w:rPr>
        <w:t xml:space="preserve">Dirección del vector </w:t>
      </w:r>
      <w:r w:rsidRPr="003847C6">
        <w:rPr>
          <w:rFonts w:ascii="Arial" w:hAnsi="Arial" w:cs="Arial"/>
          <w:b/>
          <w:sz w:val="24"/>
          <w:szCs w:val="24"/>
        </w:rPr>
        <w:t>A</w:t>
      </w:r>
      <w:r w:rsidRPr="003847C6">
        <w:rPr>
          <w:rFonts w:ascii="Arial" w:hAnsi="Arial" w:cs="Arial"/>
          <w:sz w:val="24"/>
          <w:szCs w:val="24"/>
        </w:rPr>
        <w:t>:</w:t>
      </w:r>
    </w:p>
    <w:p w:rsidR="003043AC" w:rsidRPr="003847C6" w:rsidRDefault="003043AC" w:rsidP="003847C6">
      <w:pPr>
        <w:jc w:val="both"/>
        <w:rPr>
          <w:rFonts w:ascii="Arial" w:hAnsi="Arial" w:cs="Arial"/>
          <w:sz w:val="24"/>
          <w:szCs w:val="24"/>
        </w:rPr>
      </w:pPr>
      <w:r w:rsidRPr="00A83EAF">
        <w:rPr>
          <w:rFonts w:ascii="Arial" w:hAnsi="Arial" w:cs="Arial"/>
          <w:noProof/>
          <w:sz w:val="24"/>
          <w:szCs w:val="24"/>
          <w:highlight w:val="yellow"/>
          <w:lang w:eastAsia="es-CO"/>
        </w:rPr>
        <w:drawing>
          <wp:inline distT="0" distB="0" distL="0" distR="0">
            <wp:extent cx="1171575" cy="457200"/>
            <wp:effectExtent l="19050" t="0" r="9525"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1171575" cy="457200"/>
                    </a:xfrm>
                    <a:prstGeom prst="rect">
                      <a:avLst/>
                    </a:prstGeom>
                    <a:noFill/>
                    <a:ln w="9525">
                      <a:noFill/>
                      <a:miter lim="800000"/>
                      <a:headEnd/>
                      <a:tailEnd/>
                    </a:ln>
                  </pic:spPr>
                </pic:pic>
              </a:graphicData>
            </a:graphic>
          </wp:inline>
        </w:drawing>
      </w:r>
    </w:p>
    <w:p w:rsidR="00A83EAF" w:rsidRPr="003847C6" w:rsidRDefault="00A83EAF" w:rsidP="00A83EAF">
      <w:pPr>
        <w:jc w:val="both"/>
        <w:rPr>
          <w:rFonts w:ascii="Arial" w:hAnsi="Arial" w:cs="Arial"/>
          <w:sz w:val="24"/>
          <w:szCs w:val="24"/>
        </w:rPr>
      </w:pPr>
      <w:r>
        <w:rPr>
          <w:rFonts w:ascii="Arial" w:hAnsi="Arial" w:cs="Arial"/>
          <w:sz w:val="24"/>
          <w:szCs w:val="24"/>
          <w:highlight w:val="yellow"/>
        </w:rPr>
        <w:t xml:space="preserve">Poner este recuadro en español. Y dar la posibilidad de mover un vector (flecha que sale desde el origen) y mostrar el ángulo y las coordenadas </w:t>
      </w:r>
    </w:p>
    <w:p w:rsidR="00633384" w:rsidRPr="00A83EAF" w:rsidRDefault="00633384" w:rsidP="003847C6">
      <w:pPr>
        <w:jc w:val="both"/>
        <w:rPr>
          <w:rFonts w:ascii="Arial" w:hAnsi="Arial" w:cs="Arial"/>
          <w:sz w:val="24"/>
          <w:szCs w:val="24"/>
        </w:rPr>
      </w:pPr>
    </w:p>
    <w:p w:rsidR="00726CAB" w:rsidRPr="003847C6" w:rsidRDefault="00726CAB" w:rsidP="003847C6">
      <w:pPr>
        <w:jc w:val="both"/>
        <w:rPr>
          <w:rFonts w:ascii="Arial" w:hAnsi="Arial" w:cs="Arial"/>
          <w:b/>
          <w:sz w:val="24"/>
          <w:szCs w:val="24"/>
          <w:lang w:val="es-AR"/>
        </w:rPr>
      </w:pPr>
      <w:r w:rsidRPr="003847C6">
        <w:rPr>
          <w:rFonts w:ascii="Arial" w:hAnsi="Arial" w:cs="Arial"/>
          <w:b/>
          <w:sz w:val="24"/>
          <w:szCs w:val="24"/>
          <w:lang w:val="es-AR"/>
        </w:rPr>
        <w:t>SUMA DE VECTORES</w:t>
      </w:r>
    </w:p>
    <w:p w:rsidR="00726CAB" w:rsidRPr="003847C6" w:rsidRDefault="00726CAB" w:rsidP="003847C6">
      <w:pPr>
        <w:jc w:val="both"/>
        <w:rPr>
          <w:rFonts w:ascii="Arial" w:hAnsi="Arial" w:cs="Arial"/>
          <w:sz w:val="24"/>
          <w:szCs w:val="24"/>
          <w:lang w:val="es-AR"/>
        </w:rPr>
      </w:pPr>
      <w:r w:rsidRPr="003847C6">
        <w:rPr>
          <w:rFonts w:ascii="Arial" w:hAnsi="Arial" w:cs="Arial"/>
          <w:sz w:val="24"/>
          <w:szCs w:val="24"/>
          <w:lang w:val="es-AR"/>
        </w:rPr>
        <w:t>Hay tres métodos:</w:t>
      </w:r>
      <w:r w:rsidR="00A83EAF" w:rsidRPr="00A83EAF">
        <w:rPr>
          <w:rFonts w:ascii="Arial" w:hAnsi="Arial" w:cs="Arial"/>
          <w:noProof/>
          <w:sz w:val="24"/>
          <w:szCs w:val="24"/>
          <w:lang w:val="es-ES"/>
        </w:rPr>
        <w:t xml:space="preserve"> </w:t>
      </w:r>
    </w:p>
    <w:p w:rsidR="00726CAB" w:rsidRPr="003847C6" w:rsidRDefault="00726CAB" w:rsidP="003847C6">
      <w:pPr>
        <w:pStyle w:val="Prrafodelista"/>
        <w:numPr>
          <w:ilvl w:val="0"/>
          <w:numId w:val="3"/>
        </w:numPr>
        <w:jc w:val="both"/>
        <w:rPr>
          <w:rFonts w:ascii="Arial" w:hAnsi="Arial" w:cs="Arial"/>
          <w:b/>
          <w:sz w:val="24"/>
          <w:szCs w:val="24"/>
          <w:lang w:val="es-AR"/>
        </w:rPr>
      </w:pPr>
      <w:r w:rsidRPr="003847C6">
        <w:rPr>
          <w:rFonts w:ascii="Arial" w:hAnsi="Arial" w:cs="Arial"/>
          <w:b/>
          <w:sz w:val="24"/>
          <w:szCs w:val="24"/>
          <w:lang w:val="es-AR"/>
        </w:rPr>
        <w:t>Método del polígono</w:t>
      </w:r>
    </w:p>
    <w:p w:rsidR="00726CAB" w:rsidRPr="003847C6" w:rsidRDefault="00726CAB" w:rsidP="003847C6">
      <w:pPr>
        <w:pStyle w:val="Prrafodelista"/>
        <w:jc w:val="both"/>
        <w:rPr>
          <w:rFonts w:ascii="Arial" w:hAnsi="Arial" w:cs="Arial"/>
          <w:sz w:val="24"/>
          <w:szCs w:val="24"/>
          <w:lang w:val="es-AR"/>
        </w:rPr>
      </w:pPr>
      <w:r w:rsidRPr="003847C6">
        <w:rPr>
          <w:rFonts w:ascii="Arial" w:hAnsi="Arial" w:cs="Arial"/>
          <w:noProof/>
          <w:sz w:val="24"/>
          <w:szCs w:val="24"/>
          <w:lang w:eastAsia="es-CO"/>
        </w:rPr>
        <w:drawing>
          <wp:inline distT="0" distB="0" distL="0" distR="0">
            <wp:extent cx="1971675" cy="20002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971675" cy="2000250"/>
                    </a:xfrm>
                    <a:prstGeom prst="rect">
                      <a:avLst/>
                    </a:prstGeom>
                    <a:noFill/>
                    <a:ln w="9525">
                      <a:noFill/>
                      <a:miter lim="800000"/>
                      <a:headEnd/>
                      <a:tailEnd/>
                    </a:ln>
                  </pic:spPr>
                </pic:pic>
              </a:graphicData>
            </a:graphic>
          </wp:inline>
        </w:drawing>
      </w:r>
      <w:r w:rsidR="00A83EAF" w:rsidRPr="003847C6">
        <w:rPr>
          <w:rFonts w:ascii="Arial" w:hAnsi="Arial" w:cs="Arial"/>
          <w:noProof/>
          <w:sz w:val="24"/>
          <w:szCs w:val="24"/>
          <w:lang w:eastAsia="es-CO"/>
        </w:rPr>
        <w:drawing>
          <wp:inline distT="0" distB="0" distL="0" distR="0">
            <wp:extent cx="2047875" cy="1885950"/>
            <wp:effectExtent l="19050" t="0" r="9525" b="0"/>
            <wp:docPr id="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047875" cy="1885950"/>
                    </a:xfrm>
                    <a:prstGeom prst="rect">
                      <a:avLst/>
                    </a:prstGeom>
                    <a:noFill/>
                    <a:ln w="9525">
                      <a:noFill/>
                      <a:miter lim="800000"/>
                      <a:headEnd/>
                      <a:tailEnd/>
                    </a:ln>
                  </pic:spPr>
                </pic:pic>
              </a:graphicData>
            </a:graphic>
          </wp:inline>
        </w:drawing>
      </w:r>
    </w:p>
    <w:p w:rsidR="00726CAB" w:rsidRPr="003847C6" w:rsidRDefault="00726CAB" w:rsidP="003847C6">
      <w:pPr>
        <w:pStyle w:val="Prrafodelista"/>
        <w:jc w:val="both"/>
        <w:rPr>
          <w:rFonts w:ascii="Arial" w:hAnsi="Arial" w:cs="Arial"/>
          <w:sz w:val="24"/>
          <w:szCs w:val="24"/>
          <w:lang w:val="es-AR"/>
        </w:rPr>
      </w:pPr>
    </w:p>
    <w:p w:rsidR="00A00CBA" w:rsidRPr="00A00CBA" w:rsidRDefault="00A00CBA" w:rsidP="00A00CBA">
      <w:pPr>
        <w:pStyle w:val="Prrafodelista"/>
        <w:jc w:val="both"/>
        <w:rPr>
          <w:rFonts w:ascii="Arial" w:hAnsi="Arial" w:cs="Arial"/>
          <w:sz w:val="24"/>
          <w:szCs w:val="24"/>
          <w:highlight w:val="yellow"/>
          <w:lang w:val="es-ES"/>
        </w:rPr>
      </w:pPr>
      <w:r w:rsidRPr="00A00CBA">
        <w:rPr>
          <w:rFonts w:ascii="Arial" w:hAnsi="Arial" w:cs="Arial"/>
          <w:sz w:val="24"/>
          <w:szCs w:val="24"/>
          <w:highlight w:val="yellow"/>
          <w:lang w:val="es-ES"/>
        </w:rPr>
        <w:t>Voz en off</w:t>
      </w:r>
    </w:p>
    <w:p w:rsidR="00726CAB" w:rsidRPr="00A00CBA" w:rsidRDefault="00726CAB" w:rsidP="003847C6">
      <w:pPr>
        <w:pStyle w:val="Prrafodelista"/>
        <w:jc w:val="both"/>
        <w:rPr>
          <w:rFonts w:ascii="Arial" w:hAnsi="Arial" w:cs="Arial"/>
          <w:sz w:val="24"/>
          <w:szCs w:val="24"/>
          <w:highlight w:val="yellow"/>
          <w:lang w:val="es-AR"/>
        </w:rPr>
      </w:pPr>
    </w:p>
    <w:p w:rsidR="00726CAB" w:rsidRPr="00A00CBA" w:rsidRDefault="00726CAB" w:rsidP="003847C6">
      <w:pPr>
        <w:pStyle w:val="Prrafodelista"/>
        <w:jc w:val="both"/>
        <w:rPr>
          <w:rFonts w:ascii="Arial" w:hAnsi="Arial" w:cs="Arial"/>
          <w:b/>
          <w:sz w:val="24"/>
          <w:szCs w:val="24"/>
          <w:highlight w:val="yellow"/>
          <w:lang w:val="es-AR"/>
        </w:rPr>
      </w:pPr>
      <w:r w:rsidRPr="00A00CBA">
        <w:rPr>
          <w:rFonts w:ascii="Arial" w:hAnsi="Arial" w:cs="Arial"/>
          <w:b/>
          <w:sz w:val="24"/>
          <w:szCs w:val="24"/>
          <w:highlight w:val="yellow"/>
          <w:lang w:val="es-AR"/>
        </w:rPr>
        <w:t>PASOS:</w:t>
      </w:r>
    </w:p>
    <w:p w:rsidR="00726CAB" w:rsidRPr="00332737" w:rsidRDefault="00726CAB" w:rsidP="003847C6">
      <w:pPr>
        <w:pStyle w:val="Prrafodelista"/>
        <w:jc w:val="both"/>
        <w:rPr>
          <w:rFonts w:ascii="Arial" w:hAnsi="Arial" w:cs="Arial"/>
          <w:color w:val="FF0000"/>
          <w:sz w:val="24"/>
          <w:szCs w:val="24"/>
          <w:lang w:val="es-ES"/>
        </w:rPr>
      </w:pPr>
      <w:r w:rsidRPr="00A00CBA">
        <w:rPr>
          <w:rFonts w:ascii="Arial" w:hAnsi="Arial" w:cs="Arial"/>
          <w:sz w:val="24"/>
          <w:szCs w:val="24"/>
          <w:highlight w:val="yellow"/>
          <w:lang w:val="es-ES"/>
        </w:rPr>
        <w:t>1. Escoja una escala y determine la longitud de las flechas</w:t>
      </w:r>
      <w:r w:rsidR="00A00CBA">
        <w:rPr>
          <w:rFonts w:ascii="Arial" w:hAnsi="Arial" w:cs="Arial"/>
          <w:sz w:val="24"/>
          <w:szCs w:val="24"/>
          <w:highlight w:val="yellow"/>
          <w:lang w:val="es-ES"/>
        </w:rPr>
        <w:t xml:space="preserve"> </w:t>
      </w:r>
      <w:r w:rsidR="00332737">
        <w:rPr>
          <w:rFonts w:ascii="Arial" w:hAnsi="Arial" w:cs="Arial"/>
          <w:sz w:val="24"/>
          <w:szCs w:val="24"/>
          <w:highlight w:val="yellow"/>
          <w:lang w:val="es-ES"/>
        </w:rPr>
        <w:t xml:space="preserve">que corresponden a cada vector </w:t>
      </w:r>
      <w:r w:rsidR="00332737" w:rsidRPr="00332737">
        <w:rPr>
          <w:rFonts w:ascii="Arial" w:hAnsi="Arial" w:cs="Arial"/>
          <w:color w:val="FF0000"/>
          <w:sz w:val="24"/>
          <w:szCs w:val="24"/>
          <w:lang w:val="es-ES"/>
        </w:rPr>
        <w:t>(disponga de 4 vectores de diferentes tamaños</w:t>
      </w:r>
      <w:r w:rsidR="00332737">
        <w:rPr>
          <w:rFonts w:ascii="Arial" w:hAnsi="Arial" w:cs="Arial"/>
          <w:color w:val="FF0000"/>
          <w:sz w:val="24"/>
          <w:szCs w:val="24"/>
          <w:lang w:val="es-ES"/>
        </w:rPr>
        <w:t xml:space="preserve"> (cada uno con los nombres de A, B, C y D, tome uno….siga al paso 3</w:t>
      </w:r>
      <w:r w:rsidR="00332737" w:rsidRPr="00332737">
        <w:rPr>
          <w:rFonts w:ascii="Arial" w:hAnsi="Arial" w:cs="Arial"/>
          <w:color w:val="FF0000"/>
          <w:sz w:val="24"/>
          <w:szCs w:val="24"/>
          <w:lang w:val="es-ES"/>
        </w:rPr>
        <w:t>)</w:t>
      </w:r>
    </w:p>
    <w:p w:rsidR="00726CAB" w:rsidRPr="00A00CBA" w:rsidRDefault="00726CAB" w:rsidP="003847C6">
      <w:pPr>
        <w:pStyle w:val="Prrafodelista"/>
        <w:jc w:val="both"/>
        <w:rPr>
          <w:rFonts w:ascii="Arial" w:hAnsi="Arial" w:cs="Arial"/>
          <w:sz w:val="24"/>
          <w:szCs w:val="24"/>
          <w:highlight w:val="yellow"/>
          <w:lang w:val="es-ES"/>
        </w:rPr>
      </w:pPr>
      <w:r w:rsidRPr="00A00CBA">
        <w:rPr>
          <w:rFonts w:ascii="Arial" w:hAnsi="Arial" w:cs="Arial"/>
          <w:sz w:val="24"/>
          <w:szCs w:val="24"/>
          <w:highlight w:val="yellow"/>
          <w:lang w:val="es-ES"/>
        </w:rPr>
        <w:t> </w:t>
      </w:r>
    </w:p>
    <w:p w:rsidR="00726CAB" w:rsidRPr="00A00CBA" w:rsidRDefault="00726CAB" w:rsidP="003847C6">
      <w:pPr>
        <w:pStyle w:val="Prrafodelista"/>
        <w:jc w:val="both"/>
        <w:rPr>
          <w:rFonts w:ascii="Arial" w:hAnsi="Arial" w:cs="Arial"/>
          <w:sz w:val="24"/>
          <w:szCs w:val="24"/>
          <w:highlight w:val="yellow"/>
          <w:lang w:val="es-ES"/>
        </w:rPr>
      </w:pPr>
      <w:r w:rsidRPr="00A00CBA">
        <w:rPr>
          <w:rFonts w:ascii="Arial" w:hAnsi="Arial" w:cs="Arial"/>
          <w:sz w:val="24"/>
          <w:szCs w:val="24"/>
          <w:highlight w:val="yellow"/>
          <w:lang w:val="es-ES"/>
        </w:rPr>
        <w:t>2. Dibuje a escala una flecha que represente la magnitud y dirección del primer vector.</w:t>
      </w:r>
    </w:p>
    <w:p w:rsidR="00726CAB" w:rsidRPr="00A00CBA" w:rsidRDefault="00726CAB" w:rsidP="003847C6">
      <w:pPr>
        <w:pStyle w:val="Prrafodelista"/>
        <w:jc w:val="both"/>
        <w:rPr>
          <w:rFonts w:ascii="Arial" w:hAnsi="Arial" w:cs="Arial"/>
          <w:sz w:val="24"/>
          <w:szCs w:val="24"/>
          <w:highlight w:val="yellow"/>
          <w:lang w:val="es-ES"/>
        </w:rPr>
      </w:pPr>
      <w:r w:rsidRPr="00A00CBA">
        <w:rPr>
          <w:rFonts w:ascii="Arial" w:hAnsi="Arial" w:cs="Arial"/>
          <w:sz w:val="24"/>
          <w:szCs w:val="24"/>
          <w:highlight w:val="yellow"/>
          <w:lang w:val="es-ES"/>
        </w:rPr>
        <w:t> </w:t>
      </w:r>
    </w:p>
    <w:p w:rsidR="00726CAB" w:rsidRPr="00332737" w:rsidRDefault="00726CAB" w:rsidP="003847C6">
      <w:pPr>
        <w:pStyle w:val="Prrafodelista"/>
        <w:jc w:val="both"/>
        <w:rPr>
          <w:rFonts w:ascii="Arial" w:hAnsi="Arial" w:cs="Arial"/>
          <w:color w:val="FF0000"/>
          <w:sz w:val="24"/>
          <w:szCs w:val="24"/>
          <w:highlight w:val="yellow"/>
          <w:lang w:val="es-ES"/>
        </w:rPr>
      </w:pPr>
      <w:r w:rsidRPr="00A00CBA">
        <w:rPr>
          <w:rFonts w:ascii="Arial" w:hAnsi="Arial" w:cs="Arial"/>
          <w:sz w:val="24"/>
          <w:szCs w:val="24"/>
          <w:highlight w:val="yellow"/>
          <w:lang w:val="es-ES"/>
        </w:rPr>
        <w:t>3. Dibuje la flecha del segundo vector de tal manera que su origen coincida con el extremo del primer vector</w:t>
      </w:r>
      <w:r w:rsidRPr="00332737">
        <w:rPr>
          <w:rFonts w:ascii="Arial" w:hAnsi="Arial" w:cs="Arial"/>
          <w:color w:val="FF0000"/>
          <w:sz w:val="24"/>
          <w:szCs w:val="24"/>
          <w:highlight w:val="yellow"/>
          <w:lang w:val="es-ES"/>
        </w:rPr>
        <w:t>.</w:t>
      </w:r>
      <w:r w:rsidR="00332737" w:rsidRPr="00332737">
        <w:rPr>
          <w:rFonts w:ascii="Arial" w:hAnsi="Arial" w:cs="Arial"/>
          <w:color w:val="FF0000"/>
          <w:sz w:val="24"/>
          <w:szCs w:val="24"/>
          <w:highlight w:val="yellow"/>
          <w:lang w:val="es-ES"/>
        </w:rPr>
        <w:t>(</w:t>
      </w:r>
      <w:r w:rsidR="00332737" w:rsidRPr="00332737">
        <w:rPr>
          <w:rFonts w:ascii="Arial" w:hAnsi="Arial" w:cs="Arial"/>
          <w:color w:val="FF0000"/>
          <w:sz w:val="24"/>
          <w:szCs w:val="24"/>
          <w:lang w:val="es-ES"/>
        </w:rPr>
        <w:t>Ponga la segunda flecha tal como se indica)</w:t>
      </w:r>
    </w:p>
    <w:p w:rsidR="00726CAB" w:rsidRPr="00A00CBA" w:rsidRDefault="00726CAB" w:rsidP="003847C6">
      <w:pPr>
        <w:pStyle w:val="Prrafodelista"/>
        <w:jc w:val="both"/>
        <w:rPr>
          <w:rFonts w:ascii="Arial" w:hAnsi="Arial" w:cs="Arial"/>
          <w:sz w:val="24"/>
          <w:szCs w:val="24"/>
          <w:highlight w:val="yellow"/>
          <w:lang w:val="es-ES"/>
        </w:rPr>
      </w:pPr>
      <w:r w:rsidRPr="00A00CBA">
        <w:rPr>
          <w:rFonts w:ascii="Arial" w:hAnsi="Arial" w:cs="Arial"/>
          <w:sz w:val="24"/>
          <w:szCs w:val="24"/>
          <w:highlight w:val="yellow"/>
          <w:lang w:val="es-ES"/>
        </w:rPr>
        <w:t> </w:t>
      </w:r>
    </w:p>
    <w:p w:rsidR="00726CAB" w:rsidRPr="00332737" w:rsidRDefault="00726CAB" w:rsidP="003847C6">
      <w:pPr>
        <w:pStyle w:val="Prrafodelista"/>
        <w:jc w:val="both"/>
        <w:rPr>
          <w:rFonts w:ascii="Arial" w:hAnsi="Arial" w:cs="Arial"/>
          <w:color w:val="FF0000"/>
          <w:sz w:val="24"/>
          <w:szCs w:val="24"/>
          <w:highlight w:val="yellow"/>
          <w:lang w:val="es-ES"/>
        </w:rPr>
      </w:pPr>
      <w:r w:rsidRPr="00A00CBA">
        <w:rPr>
          <w:rFonts w:ascii="Arial" w:hAnsi="Arial" w:cs="Arial"/>
          <w:sz w:val="24"/>
          <w:szCs w:val="24"/>
          <w:highlight w:val="yellow"/>
          <w:lang w:val="es-ES"/>
        </w:rPr>
        <w:t xml:space="preserve">4. </w:t>
      </w:r>
      <w:r w:rsidR="00CD20D5" w:rsidRPr="00A00CBA">
        <w:rPr>
          <w:rFonts w:ascii="Arial" w:hAnsi="Arial" w:cs="Arial"/>
          <w:sz w:val="24"/>
          <w:szCs w:val="24"/>
          <w:highlight w:val="yellow"/>
          <w:lang w:val="es-ES"/>
        </w:rPr>
        <w:t>Continúe</w:t>
      </w:r>
      <w:r w:rsidRPr="00A00CBA">
        <w:rPr>
          <w:rFonts w:ascii="Arial" w:hAnsi="Arial" w:cs="Arial"/>
          <w:sz w:val="24"/>
          <w:szCs w:val="24"/>
          <w:highlight w:val="yellow"/>
          <w:lang w:val="es-ES"/>
        </w:rPr>
        <w:t xml:space="preserve"> el proceso de unir el origen de cada nuevo vector con la punta del anterior hasta que todos hayan sido dibujados</w:t>
      </w:r>
      <w:r w:rsidRPr="00332737">
        <w:rPr>
          <w:rFonts w:ascii="Arial" w:hAnsi="Arial" w:cs="Arial"/>
          <w:sz w:val="24"/>
          <w:szCs w:val="24"/>
          <w:lang w:val="es-ES"/>
        </w:rPr>
        <w:t>.</w:t>
      </w:r>
      <w:r w:rsidR="00332737" w:rsidRPr="00332737">
        <w:rPr>
          <w:rFonts w:ascii="Arial" w:hAnsi="Arial" w:cs="Arial"/>
          <w:sz w:val="24"/>
          <w:szCs w:val="24"/>
          <w:lang w:val="es-ES"/>
        </w:rPr>
        <w:t>(</w:t>
      </w:r>
      <w:r w:rsidR="00332737" w:rsidRPr="00332737">
        <w:rPr>
          <w:rFonts w:ascii="Arial" w:hAnsi="Arial" w:cs="Arial"/>
          <w:color w:val="FF0000"/>
          <w:sz w:val="24"/>
          <w:szCs w:val="24"/>
          <w:lang w:val="es-ES"/>
        </w:rPr>
        <w:t>continúe</w:t>
      </w:r>
      <w:r w:rsidR="00332737" w:rsidRPr="00332737">
        <w:rPr>
          <w:rFonts w:ascii="Arial" w:hAnsi="Arial" w:cs="Arial"/>
          <w:sz w:val="24"/>
          <w:szCs w:val="24"/>
          <w:lang w:val="es-ES"/>
        </w:rPr>
        <w:t>)</w:t>
      </w:r>
    </w:p>
    <w:p w:rsidR="00726CAB" w:rsidRPr="00A00CBA" w:rsidRDefault="00726CAB" w:rsidP="003847C6">
      <w:pPr>
        <w:pStyle w:val="Prrafodelista"/>
        <w:jc w:val="both"/>
        <w:rPr>
          <w:rFonts w:ascii="Arial" w:hAnsi="Arial" w:cs="Arial"/>
          <w:sz w:val="24"/>
          <w:szCs w:val="24"/>
          <w:highlight w:val="yellow"/>
          <w:lang w:val="es-ES"/>
        </w:rPr>
      </w:pPr>
      <w:r w:rsidRPr="00A00CBA">
        <w:rPr>
          <w:rFonts w:ascii="Arial" w:hAnsi="Arial" w:cs="Arial"/>
          <w:sz w:val="24"/>
          <w:szCs w:val="24"/>
          <w:highlight w:val="yellow"/>
          <w:lang w:val="es-ES"/>
        </w:rPr>
        <w:t> </w:t>
      </w:r>
    </w:p>
    <w:p w:rsidR="00726CAB" w:rsidRPr="00A00CBA" w:rsidRDefault="00726CAB" w:rsidP="003847C6">
      <w:pPr>
        <w:pStyle w:val="Prrafodelista"/>
        <w:jc w:val="both"/>
        <w:rPr>
          <w:rFonts w:ascii="Arial" w:hAnsi="Arial" w:cs="Arial"/>
          <w:sz w:val="24"/>
          <w:szCs w:val="24"/>
          <w:highlight w:val="yellow"/>
          <w:lang w:val="es-ES"/>
        </w:rPr>
      </w:pPr>
      <w:r w:rsidRPr="00A00CBA">
        <w:rPr>
          <w:rFonts w:ascii="Arial" w:hAnsi="Arial" w:cs="Arial"/>
          <w:sz w:val="24"/>
          <w:szCs w:val="24"/>
          <w:highlight w:val="yellow"/>
          <w:lang w:val="es-ES"/>
        </w:rPr>
        <w:t>5. Dibuje el vector resultante partiendo del origen y terminando en el extremo que coincide con el extremo del último vector.</w:t>
      </w:r>
      <w:r w:rsidR="00332737" w:rsidRPr="00332737">
        <w:rPr>
          <w:rFonts w:ascii="Arial" w:hAnsi="Arial" w:cs="Arial"/>
          <w:sz w:val="24"/>
          <w:szCs w:val="24"/>
          <w:lang w:val="es-ES"/>
        </w:rPr>
        <w:t xml:space="preserve"> .(</w:t>
      </w:r>
      <w:r w:rsidR="00332737" w:rsidRPr="00332737">
        <w:rPr>
          <w:rFonts w:ascii="Arial" w:hAnsi="Arial" w:cs="Arial"/>
          <w:color w:val="FF0000"/>
          <w:sz w:val="24"/>
          <w:szCs w:val="24"/>
          <w:lang w:val="es-ES"/>
        </w:rPr>
        <w:t>continúe</w:t>
      </w:r>
      <w:r w:rsidR="00332737" w:rsidRPr="00332737">
        <w:rPr>
          <w:rFonts w:ascii="Arial" w:hAnsi="Arial" w:cs="Arial"/>
          <w:sz w:val="24"/>
          <w:szCs w:val="24"/>
          <w:lang w:val="es-ES"/>
        </w:rPr>
        <w:t>)</w:t>
      </w:r>
    </w:p>
    <w:p w:rsidR="00726CAB" w:rsidRPr="00A00CBA" w:rsidRDefault="00726CAB" w:rsidP="003847C6">
      <w:pPr>
        <w:pStyle w:val="Prrafodelista"/>
        <w:jc w:val="both"/>
        <w:rPr>
          <w:rFonts w:ascii="Arial" w:hAnsi="Arial" w:cs="Arial"/>
          <w:sz w:val="24"/>
          <w:szCs w:val="24"/>
          <w:highlight w:val="yellow"/>
          <w:lang w:val="es-ES"/>
        </w:rPr>
      </w:pPr>
      <w:r w:rsidRPr="00A00CBA">
        <w:rPr>
          <w:rFonts w:ascii="Arial" w:hAnsi="Arial" w:cs="Arial"/>
          <w:sz w:val="24"/>
          <w:szCs w:val="24"/>
          <w:highlight w:val="yellow"/>
          <w:lang w:val="es-ES"/>
        </w:rPr>
        <w:t> </w:t>
      </w:r>
    </w:p>
    <w:p w:rsidR="00726CAB" w:rsidRPr="00332737" w:rsidRDefault="00726CAB" w:rsidP="003847C6">
      <w:pPr>
        <w:pStyle w:val="Prrafodelista"/>
        <w:jc w:val="both"/>
        <w:rPr>
          <w:rFonts w:ascii="Arial" w:hAnsi="Arial" w:cs="Arial"/>
          <w:color w:val="FF0000"/>
          <w:sz w:val="24"/>
          <w:szCs w:val="24"/>
          <w:lang w:val="es-ES"/>
        </w:rPr>
      </w:pPr>
      <w:r w:rsidRPr="00A00CBA">
        <w:rPr>
          <w:rFonts w:ascii="Arial" w:hAnsi="Arial" w:cs="Arial"/>
          <w:sz w:val="24"/>
          <w:szCs w:val="24"/>
          <w:highlight w:val="yellow"/>
          <w:lang w:val="es-ES"/>
        </w:rPr>
        <w:t>6. Mida con regla y transportador (ángulo) el vector resultante para determinar su dirección y longitud.</w:t>
      </w:r>
      <w:r w:rsidR="00332737">
        <w:rPr>
          <w:rFonts w:ascii="Arial" w:hAnsi="Arial" w:cs="Arial"/>
          <w:sz w:val="24"/>
          <w:szCs w:val="24"/>
          <w:lang w:val="es-ES"/>
        </w:rPr>
        <w:t xml:space="preserve"> </w:t>
      </w:r>
      <w:r w:rsidR="00332737" w:rsidRPr="00332737">
        <w:rPr>
          <w:rFonts w:ascii="Arial" w:hAnsi="Arial" w:cs="Arial"/>
          <w:color w:val="FF0000"/>
          <w:sz w:val="24"/>
          <w:szCs w:val="24"/>
          <w:lang w:val="es-ES"/>
        </w:rPr>
        <w:t>(Simule una regla que mide el resultado, A+B+C+D=R)</w:t>
      </w:r>
    </w:p>
    <w:p w:rsidR="00A83EAF" w:rsidRDefault="00A83EAF" w:rsidP="003847C6">
      <w:pPr>
        <w:pStyle w:val="Prrafodelista"/>
        <w:jc w:val="both"/>
        <w:rPr>
          <w:rFonts w:ascii="Arial" w:hAnsi="Arial" w:cs="Arial"/>
          <w:sz w:val="24"/>
          <w:szCs w:val="24"/>
          <w:lang w:val="es-ES"/>
        </w:rPr>
      </w:pPr>
    </w:p>
    <w:p w:rsidR="00A83EAF" w:rsidRDefault="00A83EAF" w:rsidP="003847C6">
      <w:pPr>
        <w:pStyle w:val="Prrafodelista"/>
        <w:jc w:val="both"/>
        <w:rPr>
          <w:rFonts w:ascii="Arial" w:hAnsi="Arial" w:cs="Arial"/>
          <w:sz w:val="24"/>
          <w:szCs w:val="24"/>
          <w:lang w:val="es-ES"/>
        </w:rPr>
      </w:pPr>
    </w:p>
    <w:p w:rsidR="00726CAB" w:rsidRPr="003847C6" w:rsidRDefault="00726CAB" w:rsidP="003847C6">
      <w:pPr>
        <w:pStyle w:val="Prrafodelista"/>
        <w:numPr>
          <w:ilvl w:val="0"/>
          <w:numId w:val="3"/>
        </w:numPr>
        <w:jc w:val="both"/>
        <w:rPr>
          <w:rFonts w:ascii="Arial" w:hAnsi="Arial" w:cs="Arial"/>
          <w:b/>
          <w:sz w:val="24"/>
          <w:szCs w:val="24"/>
          <w:lang w:val="es-AR"/>
        </w:rPr>
      </w:pPr>
      <w:r w:rsidRPr="003847C6">
        <w:rPr>
          <w:rFonts w:ascii="Arial" w:hAnsi="Arial" w:cs="Arial"/>
          <w:b/>
          <w:sz w:val="24"/>
          <w:szCs w:val="24"/>
          <w:lang w:val="es-AR"/>
        </w:rPr>
        <w:t>Método del paralelogramo</w:t>
      </w:r>
    </w:p>
    <w:p w:rsidR="00726CAB" w:rsidRPr="003847C6" w:rsidRDefault="00726CAB" w:rsidP="003847C6">
      <w:pPr>
        <w:jc w:val="both"/>
        <w:rPr>
          <w:rFonts w:ascii="Arial" w:hAnsi="Arial" w:cs="Arial"/>
          <w:sz w:val="24"/>
          <w:szCs w:val="24"/>
          <w:lang w:val="es-AR"/>
        </w:rPr>
      </w:pPr>
      <w:r w:rsidRPr="003847C6">
        <w:rPr>
          <w:rFonts w:ascii="Arial" w:hAnsi="Arial" w:cs="Arial"/>
          <w:noProof/>
          <w:sz w:val="24"/>
          <w:szCs w:val="24"/>
          <w:lang w:eastAsia="es-CO"/>
        </w:rPr>
        <w:drawing>
          <wp:inline distT="0" distB="0" distL="0" distR="0">
            <wp:extent cx="3457575" cy="1866900"/>
            <wp:effectExtent l="19050" t="0" r="9525"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457575" cy="1866900"/>
                    </a:xfrm>
                    <a:prstGeom prst="rect">
                      <a:avLst/>
                    </a:prstGeom>
                    <a:noFill/>
                    <a:ln w="9525">
                      <a:noFill/>
                      <a:miter lim="800000"/>
                      <a:headEnd/>
                      <a:tailEnd/>
                    </a:ln>
                  </pic:spPr>
                </pic:pic>
              </a:graphicData>
            </a:graphic>
          </wp:inline>
        </w:drawing>
      </w:r>
    </w:p>
    <w:p w:rsidR="00332737" w:rsidRDefault="00332737" w:rsidP="003847C6">
      <w:pPr>
        <w:jc w:val="both"/>
        <w:rPr>
          <w:rFonts w:ascii="Arial" w:hAnsi="Arial" w:cs="Arial"/>
          <w:b/>
          <w:sz w:val="24"/>
          <w:szCs w:val="24"/>
          <w:lang w:val="es-AR"/>
        </w:rPr>
      </w:pPr>
    </w:p>
    <w:p w:rsidR="00332737" w:rsidRDefault="00332737" w:rsidP="003847C6">
      <w:pPr>
        <w:jc w:val="both"/>
        <w:rPr>
          <w:rFonts w:ascii="Arial" w:hAnsi="Arial" w:cs="Arial"/>
          <w:b/>
          <w:sz w:val="24"/>
          <w:szCs w:val="24"/>
          <w:lang w:val="es-AR"/>
        </w:rPr>
      </w:pPr>
      <w:r w:rsidRPr="00332737">
        <w:rPr>
          <w:rFonts w:ascii="Arial" w:hAnsi="Arial" w:cs="Arial"/>
          <w:b/>
          <w:sz w:val="24"/>
          <w:szCs w:val="24"/>
          <w:highlight w:val="yellow"/>
          <w:lang w:val="es-AR"/>
        </w:rPr>
        <w:t>Voz en off</w:t>
      </w:r>
    </w:p>
    <w:p w:rsidR="00CD20D5" w:rsidRPr="00332737" w:rsidRDefault="00CD20D5" w:rsidP="003847C6">
      <w:pPr>
        <w:jc w:val="both"/>
        <w:rPr>
          <w:rFonts w:ascii="Arial" w:hAnsi="Arial" w:cs="Arial"/>
          <w:b/>
          <w:sz w:val="24"/>
          <w:szCs w:val="24"/>
          <w:highlight w:val="yellow"/>
          <w:lang w:val="es-AR"/>
        </w:rPr>
      </w:pPr>
      <w:r w:rsidRPr="00332737">
        <w:rPr>
          <w:rFonts w:ascii="Arial" w:hAnsi="Arial" w:cs="Arial"/>
          <w:b/>
          <w:sz w:val="24"/>
          <w:szCs w:val="24"/>
          <w:highlight w:val="yellow"/>
          <w:lang w:val="es-AR"/>
        </w:rPr>
        <w:t>PASOS:</w:t>
      </w:r>
    </w:p>
    <w:p w:rsidR="00CD20D5" w:rsidRPr="00332737" w:rsidRDefault="00CD20D5" w:rsidP="003847C6">
      <w:pPr>
        <w:jc w:val="both"/>
        <w:rPr>
          <w:rFonts w:ascii="Arial" w:hAnsi="Arial" w:cs="Arial"/>
          <w:sz w:val="24"/>
          <w:szCs w:val="24"/>
          <w:highlight w:val="yellow"/>
        </w:rPr>
      </w:pPr>
      <w:r w:rsidRPr="00332737">
        <w:rPr>
          <w:rFonts w:ascii="Arial" w:hAnsi="Arial" w:cs="Arial"/>
          <w:sz w:val="24"/>
          <w:szCs w:val="24"/>
          <w:highlight w:val="yellow"/>
        </w:rPr>
        <w:t>1. Dibuje los dos vectores a escala con sus orígenes coincidiendo con el origen.</w:t>
      </w:r>
    </w:p>
    <w:p w:rsidR="00CD20D5" w:rsidRPr="00332737" w:rsidRDefault="00CD20D5" w:rsidP="003847C6">
      <w:pPr>
        <w:jc w:val="both"/>
        <w:rPr>
          <w:rFonts w:ascii="Arial" w:hAnsi="Arial" w:cs="Arial"/>
          <w:sz w:val="24"/>
          <w:szCs w:val="24"/>
          <w:highlight w:val="yellow"/>
        </w:rPr>
      </w:pPr>
      <w:r w:rsidRPr="00332737">
        <w:rPr>
          <w:rFonts w:ascii="Arial" w:hAnsi="Arial" w:cs="Arial"/>
          <w:sz w:val="24"/>
          <w:szCs w:val="24"/>
          <w:highlight w:val="yellow"/>
        </w:rPr>
        <w:t xml:space="preserve"> 2. </w:t>
      </w:r>
      <w:r w:rsidR="00332737" w:rsidRPr="00332737">
        <w:rPr>
          <w:rFonts w:ascii="Arial" w:hAnsi="Arial" w:cs="Arial"/>
          <w:sz w:val="24"/>
          <w:szCs w:val="24"/>
          <w:highlight w:val="yellow"/>
        </w:rPr>
        <w:t>D</w:t>
      </w:r>
      <w:r w:rsidRPr="00332737">
        <w:rPr>
          <w:rFonts w:ascii="Arial" w:hAnsi="Arial" w:cs="Arial"/>
          <w:sz w:val="24"/>
          <w:szCs w:val="24"/>
          <w:highlight w:val="yellow"/>
        </w:rPr>
        <w:t>ibuj</w:t>
      </w:r>
      <w:r w:rsidR="00332737" w:rsidRPr="00332737">
        <w:rPr>
          <w:rFonts w:ascii="Arial" w:hAnsi="Arial" w:cs="Arial"/>
          <w:sz w:val="24"/>
          <w:szCs w:val="24"/>
          <w:highlight w:val="yellow"/>
        </w:rPr>
        <w:t>e</w:t>
      </w:r>
      <w:r w:rsidRPr="00332737">
        <w:rPr>
          <w:rFonts w:ascii="Arial" w:hAnsi="Arial" w:cs="Arial"/>
          <w:sz w:val="24"/>
          <w:szCs w:val="24"/>
          <w:highlight w:val="yellow"/>
        </w:rPr>
        <w:t xml:space="preserve"> líneas paralelas</w:t>
      </w:r>
      <w:r w:rsidR="00332737" w:rsidRPr="00332737">
        <w:rPr>
          <w:rFonts w:ascii="Arial" w:hAnsi="Arial" w:cs="Arial"/>
          <w:sz w:val="24"/>
          <w:szCs w:val="24"/>
          <w:highlight w:val="yellow"/>
        </w:rPr>
        <w:t xml:space="preserve"> de igual magnitud de los dos vectores. </w:t>
      </w:r>
    </w:p>
    <w:p w:rsidR="00CD20D5" w:rsidRPr="00332737" w:rsidRDefault="00CD20D5" w:rsidP="003847C6">
      <w:pPr>
        <w:jc w:val="both"/>
        <w:rPr>
          <w:rFonts w:ascii="Arial" w:hAnsi="Arial" w:cs="Arial"/>
          <w:sz w:val="24"/>
          <w:szCs w:val="24"/>
          <w:highlight w:val="yellow"/>
        </w:rPr>
      </w:pPr>
      <w:r w:rsidRPr="00332737">
        <w:rPr>
          <w:rFonts w:ascii="Arial" w:hAnsi="Arial" w:cs="Arial"/>
          <w:sz w:val="24"/>
          <w:szCs w:val="24"/>
          <w:highlight w:val="yellow"/>
        </w:rPr>
        <w:t>3. La resultante se obtendrá de la diagonal del paralelogramo a partir del origen común de los vectores.</w:t>
      </w:r>
    </w:p>
    <w:p w:rsidR="00CD20D5" w:rsidRPr="003847C6" w:rsidRDefault="00CD20D5" w:rsidP="003847C6">
      <w:pPr>
        <w:jc w:val="both"/>
        <w:rPr>
          <w:rFonts w:ascii="Arial" w:hAnsi="Arial" w:cs="Arial"/>
          <w:sz w:val="24"/>
          <w:szCs w:val="24"/>
          <w:lang w:val="es-AR"/>
        </w:rPr>
      </w:pPr>
      <w:r w:rsidRPr="00332737">
        <w:rPr>
          <w:rFonts w:ascii="Arial" w:hAnsi="Arial" w:cs="Arial"/>
          <w:sz w:val="24"/>
          <w:szCs w:val="24"/>
          <w:highlight w:val="yellow"/>
        </w:rPr>
        <w:t xml:space="preserve">4. </w:t>
      </w:r>
      <w:r w:rsidRPr="00332737">
        <w:rPr>
          <w:rFonts w:ascii="Arial" w:hAnsi="Arial" w:cs="Arial"/>
          <w:sz w:val="24"/>
          <w:szCs w:val="24"/>
          <w:highlight w:val="yellow"/>
          <w:lang w:val="es-ES"/>
        </w:rPr>
        <w:t>Mida con regla y transportador (ángulo) el vector resultante para determinar su dirección y longitud.</w:t>
      </w:r>
    </w:p>
    <w:p w:rsidR="00726CAB" w:rsidRDefault="00332737" w:rsidP="003847C6">
      <w:pPr>
        <w:jc w:val="both"/>
        <w:rPr>
          <w:rFonts w:ascii="Arial" w:hAnsi="Arial" w:cs="Arial"/>
          <w:color w:val="FF0000"/>
          <w:sz w:val="24"/>
          <w:szCs w:val="24"/>
          <w:lang w:val="es-AR"/>
        </w:rPr>
      </w:pPr>
      <w:r w:rsidRPr="00332737">
        <w:rPr>
          <w:rFonts w:ascii="Arial" w:hAnsi="Arial" w:cs="Arial"/>
          <w:color w:val="FF0000"/>
          <w:sz w:val="24"/>
          <w:szCs w:val="24"/>
          <w:lang w:val="es-AR"/>
        </w:rPr>
        <w:t>Hacer la animación de los pasos</w:t>
      </w:r>
    </w:p>
    <w:p w:rsidR="00332737" w:rsidRPr="00332737" w:rsidRDefault="00332737" w:rsidP="003847C6">
      <w:pPr>
        <w:jc w:val="both"/>
        <w:rPr>
          <w:rFonts w:ascii="Arial" w:hAnsi="Arial" w:cs="Arial"/>
          <w:color w:val="FF0000"/>
          <w:sz w:val="24"/>
          <w:szCs w:val="24"/>
          <w:lang w:val="es-AR"/>
        </w:rPr>
      </w:pPr>
    </w:p>
    <w:p w:rsidR="00726CAB" w:rsidRDefault="00726CAB" w:rsidP="003847C6">
      <w:pPr>
        <w:pStyle w:val="Prrafodelista"/>
        <w:numPr>
          <w:ilvl w:val="0"/>
          <w:numId w:val="3"/>
        </w:numPr>
        <w:jc w:val="both"/>
        <w:rPr>
          <w:rFonts w:ascii="Arial" w:hAnsi="Arial" w:cs="Arial"/>
          <w:b/>
          <w:sz w:val="24"/>
          <w:szCs w:val="24"/>
          <w:lang w:val="es-AR"/>
        </w:rPr>
      </w:pPr>
      <w:r w:rsidRPr="003847C6">
        <w:rPr>
          <w:rFonts w:ascii="Arial" w:hAnsi="Arial" w:cs="Arial"/>
          <w:b/>
          <w:sz w:val="24"/>
          <w:szCs w:val="24"/>
          <w:lang w:val="es-AR"/>
        </w:rPr>
        <w:t>Método analítico (matemático)</w:t>
      </w:r>
    </w:p>
    <w:p w:rsidR="00CB7DBE" w:rsidRDefault="00CB7DBE" w:rsidP="00CB7DBE">
      <w:pPr>
        <w:pStyle w:val="Prrafodelista"/>
        <w:jc w:val="both"/>
        <w:rPr>
          <w:rFonts w:ascii="Arial" w:hAnsi="Arial" w:cs="Arial"/>
          <w:b/>
          <w:sz w:val="24"/>
          <w:szCs w:val="24"/>
          <w:lang w:val="es-AR"/>
        </w:rPr>
      </w:pPr>
      <w:r>
        <w:rPr>
          <w:rFonts w:ascii="Arial" w:hAnsi="Arial" w:cs="Arial"/>
          <w:b/>
          <w:sz w:val="24"/>
          <w:szCs w:val="24"/>
          <w:lang w:val="es-AR"/>
        </w:rPr>
        <w:t>Voz en off</w:t>
      </w:r>
    </w:p>
    <w:p w:rsidR="00CB7DBE" w:rsidRPr="00CB7DBE" w:rsidRDefault="00CB7DBE" w:rsidP="00CB7DBE">
      <w:pPr>
        <w:pStyle w:val="Prrafodelista"/>
        <w:jc w:val="both"/>
        <w:rPr>
          <w:rFonts w:ascii="Arial" w:hAnsi="Arial" w:cs="Arial"/>
          <w:sz w:val="24"/>
          <w:szCs w:val="24"/>
          <w:highlight w:val="yellow"/>
        </w:rPr>
      </w:pPr>
      <w:r w:rsidRPr="00CB7DBE">
        <w:rPr>
          <w:rFonts w:ascii="Arial" w:hAnsi="Arial" w:cs="Arial"/>
          <w:sz w:val="24"/>
          <w:szCs w:val="24"/>
          <w:highlight w:val="yellow"/>
        </w:rPr>
        <w:t>Se utiliza la descomposición de las componentes rectangulares del vector.</w:t>
      </w:r>
    </w:p>
    <w:p w:rsidR="00CB7DBE" w:rsidRPr="00CB7DBE" w:rsidRDefault="00CB7DBE" w:rsidP="00CB7DBE">
      <w:pPr>
        <w:pStyle w:val="Prrafodelista"/>
        <w:jc w:val="both"/>
        <w:rPr>
          <w:rFonts w:ascii="Arial" w:hAnsi="Arial" w:cs="Arial"/>
          <w:b/>
          <w:sz w:val="24"/>
          <w:szCs w:val="24"/>
          <w:highlight w:val="yellow"/>
        </w:rPr>
      </w:pPr>
    </w:p>
    <w:p w:rsidR="00282EC6" w:rsidRPr="00CB7DBE" w:rsidRDefault="009C0BC3" w:rsidP="003847C6">
      <w:pPr>
        <w:jc w:val="both"/>
        <w:rPr>
          <w:rFonts w:ascii="Arial" w:hAnsi="Arial" w:cs="Arial"/>
          <w:sz w:val="24"/>
          <w:szCs w:val="24"/>
          <w:highlight w:val="yellow"/>
        </w:rPr>
      </w:pPr>
      <w:r w:rsidRPr="00CB7DBE">
        <w:rPr>
          <w:rFonts w:ascii="Arial" w:hAnsi="Arial" w:cs="Arial"/>
          <w:noProof/>
          <w:sz w:val="24"/>
          <w:szCs w:val="24"/>
          <w:highlight w:val="yellow"/>
          <w:lang w:eastAsia="es-CO"/>
        </w:rPr>
        <w:lastRenderedPageBreak/>
        <w:drawing>
          <wp:inline distT="0" distB="0" distL="0" distR="0">
            <wp:extent cx="2047875" cy="173355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47875" cy="1733550"/>
                    </a:xfrm>
                    <a:prstGeom prst="rect">
                      <a:avLst/>
                    </a:prstGeom>
                    <a:noFill/>
                    <a:ln w="9525">
                      <a:noFill/>
                      <a:miter lim="800000"/>
                      <a:headEnd/>
                      <a:tailEnd/>
                    </a:ln>
                  </pic:spPr>
                </pic:pic>
              </a:graphicData>
            </a:graphic>
          </wp:inline>
        </w:drawing>
      </w:r>
    </w:p>
    <w:p w:rsidR="00633384" w:rsidRPr="00CB7DBE" w:rsidRDefault="00633384" w:rsidP="003847C6">
      <w:pPr>
        <w:jc w:val="both"/>
        <w:rPr>
          <w:rFonts w:ascii="Arial" w:hAnsi="Arial" w:cs="Arial"/>
          <w:sz w:val="24"/>
          <w:szCs w:val="24"/>
          <w:highlight w:val="yellow"/>
        </w:rPr>
      </w:pPr>
    </w:p>
    <w:p w:rsidR="00F0316A" w:rsidRPr="00CB7DBE" w:rsidRDefault="00F0316A" w:rsidP="003847C6">
      <w:pPr>
        <w:jc w:val="both"/>
        <w:rPr>
          <w:rFonts w:ascii="Arial" w:hAnsi="Arial" w:cs="Arial"/>
          <w:color w:val="FF0000"/>
          <w:sz w:val="24"/>
          <w:szCs w:val="24"/>
          <w:highlight w:val="yellow"/>
        </w:rPr>
      </w:pPr>
      <w:r w:rsidRPr="00CB7DBE">
        <w:rPr>
          <w:rFonts w:ascii="Arial" w:hAnsi="Arial" w:cs="Arial"/>
          <w:color w:val="FF0000"/>
          <w:sz w:val="24"/>
          <w:szCs w:val="24"/>
          <w:highlight w:val="yellow"/>
        </w:rPr>
        <w:t>Ver Componentes rectangulares del vector</w:t>
      </w:r>
      <w:r w:rsidR="00CB7DBE" w:rsidRPr="00CB7DBE">
        <w:rPr>
          <w:rFonts w:ascii="Arial" w:hAnsi="Arial" w:cs="Arial"/>
          <w:color w:val="FF0000"/>
          <w:sz w:val="24"/>
          <w:szCs w:val="24"/>
          <w:highlight w:val="yellow"/>
        </w:rPr>
        <w:t xml:space="preserve"> A</w:t>
      </w:r>
      <w:r w:rsidR="00CB7DBE" w:rsidRPr="00CB7DBE">
        <w:rPr>
          <w:rFonts w:ascii="Arial" w:hAnsi="Arial" w:cs="Arial"/>
          <w:color w:val="FF0000"/>
          <w:sz w:val="24"/>
          <w:szCs w:val="24"/>
          <w:highlight w:val="yellow"/>
          <w:vertAlign w:val="subscript"/>
        </w:rPr>
        <w:t>x</w:t>
      </w:r>
      <w:r w:rsidR="00CB7DBE" w:rsidRPr="00CB7DBE">
        <w:rPr>
          <w:rFonts w:ascii="Arial" w:hAnsi="Arial" w:cs="Arial"/>
          <w:color w:val="FF0000"/>
          <w:sz w:val="24"/>
          <w:szCs w:val="24"/>
          <w:highlight w:val="yellow"/>
        </w:rPr>
        <w:t xml:space="preserve"> y A</w:t>
      </w:r>
      <w:r w:rsidR="00CB7DBE" w:rsidRPr="00CB7DBE">
        <w:rPr>
          <w:rFonts w:ascii="Arial" w:hAnsi="Arial" w:cs="Arial"/>
          <w:color w:val="FF0000"/>
          <w:sz w:val="24"/>
          <w:szCs w:val="24"/>
          <w:highlight w:val="yellow"/>
          <w:vertAlign w:val="subscript"/>
        </w:rPr>
        <w:t>y</w:t>
      </w:r>
    </w:p>
    <w:p w:rsidR="009C0BC3" w:rsidRPr="00CB7DBE" w:rsidRDefault="009C0BC3" w:rsidP="003847C6">
      <w:pPr>
        <w:jc w:val="both"/>
        <w:rPr>
          <w:rFonts w:ascii="Arial" w:hAnsi="Arial" w:cs="Arial"/>
          <w:b/>
          <w:sz w:val="24"/>
          <w:szCs w:val="24"/>
          <w:highlight w:val="yellow"/>
        </w:rPr>
      </w:pPr>
      <w:r w:rsidRPr="00CB7DBE">
        <w:rPr>
          <w:rFonts w:ascii="Arial" w:hAnsi="Arial" w:cs="Arial"/>
          <w:b/>
          <w:sz w:val="24"/>
          <w:szCs w:val="24"/>
          <w:highlight w:val="yellow"/>
        </w:rPr>
        <w:t>PASOS:</w:t>
      </w:r>
    </w:p>
    <w:p w:rsidR="009C0BC3" w:rsidRPr="00CB7DBE" w:rsidRDefault="009C0BC3" w:rsidP="003847C6">
      <w:pPr>
        <w:jc w:val="both"/>
        <w:rPr>
          <w:rFonts w:ascii="Arial" w:hAnsi="Arial" w:cs="Arial"/>
          <w:sz w:val="24"/>
          <w:szCs w:val="24"/>
          <w:highlight w:val="yellow"/>
        </w:rPr>
      </w:pPr>
      <w:r w:rsidRPr="00CB7DBE">
        <w:rPr>
          <w:rFonts w:ascii="Arial" w:hAnsi="Arial" w:cs="Arial"/>
          <w:sz w:val="24"/>
          <w:szCs w:val="24"/>
          <w:highlight w:val="yellow"/>
        </w:rPr>
        <w:t>1. Dibuje todos los vectores a partir del origen en un sistema coordenado</w:t>
      </w:r>
      <w:r w:rsidR="00CB7DBE" w:rsidRPr="00CB7DBE">
        <w:rPr>
          <w:rFonts w:ascii="Arial" w:hAnsi="Arial" w:cs="Arial"/>
          <w:sz w:val="24"/>
          <w:szCs w:val="24"/>
          <w:highlight w:val="yellow"/>
        </w:rPr>
        <w:t xml:space="preserve"> </w:t>
      </w:r>
      <w:r w:rsidR="00CB7DBE" w:rsidRPr="00CB7DBE">
        <w:rPr>
          <w:rFonts w:ascii="Arial" w:hAnsi="Arial" w:cs="Arial"/>
          <w:color w:val="FF0000"/>
          <w:sz w:val="24"/>
          <w:szCs w:val="24"/>
          <w:highlight w:val="yellow"/>
        </w:rPr>
        <w:t>(solo dibuje 3 vectores  a,b y el c), que vayan apareciendo uno a uno)</w:t>
      </w:r>
      <w:r w:rsidRPr="00CB7DBE">
        <w:rPr>
          <w:rFonts w:ascii="Arial" w:hAnsi="Arial" w:cs="Arial"/>
          <w:sz w:val="24"/>
          <w:szCs w:val="24"/>
          <w:highlight w:val="yellow"/>
        </w:rPr>
        <w:t>.</w:t>
      </w:r>
    </w:p>
    <w:p w:rsidR="00633384" w:rsidRPr="00CB7DBE" w:rsidRDefault="00633384" w:rsidP="003847C6">
      <w:pPr>
        <w:jc w:val="both"/>
        <w:rPr>
          <w:rFonts w:ascii="Arial" w:hAnsi="Arial" w:cs="Arial"/>
          <w:sz w:val="24"/>
          <w:szCs w:val="24"/>
          <w:highlight w:val="yellow"/>
        </w:rPr>
      </w:pPr>
      <w:r w:rsidRPr="00CB7DBE">
        <w:rPr>
          <w:rFonts w:ascii="Arial" w:hAnsi="Arial" w:cs="Arial"/>
          <w:noProof/>
          <w:sz w:val="24"/>
          <w:szCs w:val="24"/>
          <w:highlight w:val="yellow"/>
          <w:lang w:eastAsia="es-CO"/>
        </w:rPr>
        <w:drawing>
          <wp:inline distT="0" distB="0" distL="0" distR="0">
            <wp:extent cx="2914650" cy="2057400"/>
            <wp:effectExtent l="1905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914650" cy="2057400"/>
                    </a:xfrm>
                    <a:prstGeom prst="rect">
                      <a:avLst/>
                    </a:prstGeom>
                    <a:noFill/>
                    <a:ln w="9525">
                      <a:noFill/>
                      <a:miter lim="800000"/>
                      <a:headEnd/>
                      <a:tailEnd/>
                    </a:ln>
                  </pic:spPr>
                </pic:pic>
              </a:graphicData>
            </a:graphic>
          </wp:inline>
        </w:drawing>
      </w:r>
    </w:p>
    <w:p w:rsidR="009C0BC3" w:rsidRPr="00CB7DBE" w:rsidRDefault="009C0BC3" w:rsidP="003847C6">
      <w:pPr>
        <w:jc w:val="both"/>
        <w:rPr>
          <w:rFonts w:ascii="Arial" w:hAnsi="Arial" w:cs="Arial"/>
          <w:sz w:val="24"/>
          <w:szCs w:val="24"/>
          <w:highlight w:val="yellow"/>
        </w:rPr>
      </w:pPr>
      <w:r w:rsidRPr="00CB7DBE">
        <w:rPr>
          <w:rFonts w:ascii="Arial" w:hAnsi="Arial" w:cs="Arial"/>
          <w:sz w:val="24"/>
          <w:szCs w:val="24"/>
          <w:highlight w:val="yellow"/>
        </w:rPr>
        <w:t> </w:t>
      </w:r>
    </w:p>
    <w:p w:rsidR="009C0BC3" w:rsidRPr="00CB7DBE" w:rsidRDefault="009C0BC3" w:rsidP="003847C6">
      <w:pPr>
        <w:jc w:val="both"/>
        <w:rPr>
          <w:rFonts w:ascii="Arial" w:hAnsi="Arial" w:cs="Arial"/>
          <w:color w:val="FF0000"/>
          <w:sz w:val="24"/>
          <w:szCs w:val="24"/>
          <w:highlight w:val="yellow"/>
        </w:rPr>
      </w:pPr>
      <w:r w:rsidRPr="00CB7DBE">
        <w:rPr>
          <w:rFonts w:ascii="Arial" w:hAnsi="Arial" w:cs="Arial"/>
          <w:sz w:val="24"/>
          <w:szCs w:val="24"/>
          <w:highlight w:val="yellow"/>
        </w:rPr>
        <w:t>2. Descomponga todos los vectores en sus componentes "X" y "Y".</w:t>
      </w:r>
      <w:r w:rsidR="00CB7DBE" w:rsidRPr="00CB7DBE">
        <w:rPr>
          <w:rFonts w:ascii="Arial" w:hAnsi="Arial" w:cs="Arial"/>
          <w:sz w:val="24"/>
          <w:szCs w:val="24"/>
          <w:highlight w:val="yellow"/>
        </w:rPr>
        <w:t xml:space="preserve"> </w:t>
      </w:r>
      <w:r w:rsidR="00CB7DBE" w:rsidRPr="00CB7DBE">
        <w:rPr>
          <w:rFonts w:ascii="Arial" w:hAnsi="Arial" w:cs="Arial"/>
          <w:color w:val="FF0000"/>
          <w:sz w:val="24"/>
          <w:szCs w:val="24"/>
          <w:highlight w:val="yellow"/>
        </w:rPr>
        <w:t>(para cada vector se necesita hacer las componentes, aquí solo tenemos ele ejemplo para el vector a)</w:t>
      </w:r>
    </w:p>
    <w:p w:rsidR="00633384" w:rsidRPr="00CB7DBE" w:rsidRDefault="00633384" w:rsidP="003847C6">
      <w:pPr>
        <w:jc w:val="both"/>
        <w:rPr>
          <w:rFonts w:ascii="Arial" w:hAnsi="Arial" w:cs="Arial"/>
          <w:sz w:val="24"/>
          <w:szCs w:val="24"/>
          <w:highlight w:val="yellow"/>
        </w:rPr>
      </w:pPr>
      <w:r w:rsidRPr="00CB7DBE">
        <w:rPr>
          <w:rFonts w:ascii="Arial" w:hAnsi="Arial" w:cs="Arial"/>
          <w:noProof/>
          <w:sz w:val="24"/>
          <w:szCs w:val="24"/>
          <w:highlight w:val="yellow"/>
          <w:lang w:eastAsia="es-CO"/>
        </w:rPr>
        <w:lastRenderedPageBreak/>
        <w:drawing>
          <wp:inline distT="0" distB="0" distL="0" distR="0">
            <wp:extent cx="2047875" cy="1733550"/>
            <wp:effectExtent l="19050" t="0" r="952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47875" cy="1733550"/>
                    </a:xfrm>
                    <a:prstGeom prst="rect">
                      <a:avLst/>
                    </a:prstGeom>
                    <a:noFill/>
                    <a:ln w="9525">
                      <a:noFill/>
                      <a:miter lim="800000"/>
                      <a:headEnd/>
                      <a:tailEnd/>
                    </a:ln>
                  </pic:spPr>
                </pic:pic>
              </a:graphicData>
            </a:graphic>
          </wp:inline>
        </w:drawing>
      </w:r>
    </w:p>
    <w:p w:rsidR="009C0BC3" w:rsidRPr="00CB7DBE" w:rsidRDefault="009C0BC3" w:rsidP="003847C6">
      <w:pPr>
        <w:jc w:val="both"/>
        <w:rPr>
          <w:rFonts w:ascii="Arial" w:hAnsi="Arial" w:cs="Arial"/>
          <w:sz w:val="24"/>
          <w:szCs w:val="24"/>
          <w:highlight w:val="yellow"/>
        </w:rPr>
      </w:pPr>
      <w:r w:rsidRPr="00CB7DBE">
        <w:rPr>
          <w:rFonts w:ascii="Arial" w:hAnsi="Arial" w:cs="Arial"/>
          <w:sz w:val="24"/>
          <w:szCs w:val="24"/>
          <w:highlight w:val="yellow"/>
        </w:rPr>
        <w:t> </w:t>
      </w:r>
    </w:p>
    <w:p w:rsidR="009C0BC3" w:rsidRPr="00CB7DBE" w:rsidRDefault="009C0BC3" w:rsidP="003847C6">
      <w:pPr>
        <w:jc w:val="both"/>
        <w:rPr>
          <w:rFonts w:ascii="Arial" w:hAnsi="Arial" w:cs="Arial"/>
          <w:sz w:val="24"/>
          <w:szCs w:val="24"/>
          <w:highlight w:val="yellow"/>
        </w:rPr>
      </w:pPr>
      <w:r w:rsidRPr="00CB7DBE">
        <w:rPr>
          <w:rFonts w:ascii="Arial" w:hAnsi="Arial" w:cs="Arial"/>
          <w:sz w:val="24"/>
          <w:szCs w:val="24"/>
          <w:highlight w:val="yellow"/>
        </w:rPr>
        <w:t>3. Encuentre la componente "X" de</w:t>
      </w:r>
      <w:r w:rsidR="00CB7DBE" w:rsidRPr="00CB7DBE">
        <w:rPr>
          <w:rFonts w:ascii="Arial" w:hAnsi="Arial" w:cs="Arial"/>
          <w:sz w:val="24"/>
          <w:szCs w:val="24"/>
          <w:highlight w:val="yellow"/>
        </w:rPr>
        <w:t>l vector</w:t>
      </w:r>
      <w:r w:rsidRPr="00CB7DBE">
        <w:rPr>
          <w:rFonts w:ascii="Arial" w:hAnsi="Arial" w:cs="Arial"/>
          <w:sz w:val="24"/>
          <w:szCs w:val="24"/>
          <w:highlight w:val="yellow"/>
        </w:rPr>
        <w:t xml:space="preserve"> resultante</w:t>
      </w:r>
      <w:r w:rsidR="00CB7DBE" w:rsidRPr="00CB7DBE">
        <w:rPr>
          <w:rFonts w:ascii="Arial" w:hAnsi="Arial" w:cs="Arial"/>
          <w:sz w:val="24"/>
          <w:szCs w:val="24"/>
          <w:highlight w:val="yellow"/>
        </w:rPr>
        <w:t xml:space="preserve"> R, </w:t>
      </w:r>
      <w:r w:rsidRPr="00CB7DBE">
        <w:rPr>
          <w:rFonts w:ascii="Arial" w:hAnsi="Arial" w:cs="Arial"/>
          <w:sz w:val="24"/>
          <w:szCs w:val="24"/>
          <w:highlight w:val="yellow"/>
        </w:rPr>
        <w:t>sumando los componentes "X" de todos los vectores.</w:t>
      </w:r>
    </w:p>
    <w:p w:rsidR="009C0BC3" w:rsidRPr="00CB7DBE" w:rsidRDefault="00CB7DBE" w:rsidP="00CB7DBE">
      <w:pPr>
        <w:jc w:val="center"/>
        <w:rPr>
          <w:rFonts w:ascii="Arial" w:hAnsi="Arial" w:cs="Arial"/>
          <w:sz w:val="24"/>
          <w:szCs w:val="24"/>
          <w:highlight w:val="yellow"/>
        </w:rPr>
      </w:pPr>
      <w:r w:rsidRPr="00CB7DBE">
        <w:rPr>
          <w:rFonts w:ascii="Arial" w:hAnsi="Arial" w:cs="Arial"/>
          <w:sz w:val="24"/>
          <w:szCs w:val="24"/>
          <w:highlight w:val="yellow"/>
        </w:rPr>
        <w:t>Rx= Ax+Bx+Cx</w:t>
      </w:r>
    </w:p>
    <w:p w:rsidR="009C0BC3" w:rsidRPr="00CB7DBE" w:rsidRDefault="009C0BC3" w:rsidP="003847C6">
      <w:pPr>
        <w:jc w:val="both"/>
        <w:rPr>
          <w:rFonts w:ascii="Arial" w:hAnsi="Arial" w:cs="Arial"/>
          <w:sz w:val="24"/>
          <w:szCs w:val="24"/>
          <w:highlight w:val="yellow"/>
        </w:rPr>
      </w:pPr>
      <w:r w:rsidRPr="00CB7DBE">
        <w:rPr>
          <w:rFonts w:ascii="Arial" w:hAnsi="Arial" w:cs="Arial"/>
          <w:sz w:val="24"/>
          <w:szCs w:val="24"/>
          <w:highlight w:val="yellow"/>
        </w:rPr>
        <w:t> </w:t>
      </w:r>
    </w:p>
    <w:p w:rsidR="009C0BC3" w:rsidRPr="00CB7DBE" w:rsidRDefault="009C0BC3" w:rsidP="003847C6">
      <w:pPr>
        <w:jc w:val="both"/>
        <w:rPr>
          <w:rFonts w:ascii="Arial" w:hAnsi="Arial" w:cs="Arial"/>
          <w:sz w:val="24"/>
          <w:szCs w:val="24"/>
          <w:highlight w:val="yellow"/>
        </w:rPr>
      </w:pPr>
      <w:r w:rsidRPr="00CB7DBE">
        <w:rPr>
          <w:rFonts w:ascii="Arial" w:hAnsi="Arial" w:cs="Arial"/>
          <w:sz w:val="24"/>
          <w:szCs w:val="24"/>
          <w:highlight w:val="yellow"/>
        </w:rPr>
        <w:t>4. Encuentre la componente "Y" de</w:t>
      </w:r>
      <w:r w:rsidR="00CB7DBE" w:rsidRPr="00CB7DBE">
        <w:rPr>
          <w:rFonts w:ascii="Arial" w:hAnsi="Arial" w:cs="Arial"/>
          <w:sz w:val="24"/>
          <w:szCs w:val="24"/>
          <w:highlight w:val="yellow"/>
        </w:rPr>
        <w:t xml:space="preserve">l vector </w:t>
      </w:r>
      <w:r w:rsidRPr="00CB7DBE">
        <w:rPr>
          <w:rFonts w:ascii="Arial" w:hAnsi="Arial" w:cs="Arial"/>
          <w:sz w:val="24"/>
          <w:szCs w:val="24"/>
          <w:highlight w:val="yellow"/>
        </w:rPr>
        <w:t>resultante</w:t>
      </w:r>
      <w:r w:rsidR="00CB7DBE" w:rsidRPr="00CB7DBE">
        <w:rPr>
          <w:rFonts w:ascii="Arial" w:hAnsi="Arial" w:cs="Arial"/>
          <w:sz w:val="24"/>
          <w:szCs w:val="24"/>
          <w:highlight w:val="yellow"/>
        </w:rPr>
        <w:t xml:space="preserve"> R,</w:t>
      </w:r>
      <w:r w:rsidRPr="00CB7DBE">
        <w:rPr>
          <w:rFonts w:ascii="Arial" w:hAnsi="Arial" w:cs="Arial"/>
          <w:sz w:val="24"/>
          <w:szCs w:val="24"/>
          <w:highlight w:val="yellow"/>
        </w:rPr>
        <w:t xml:space="preserve"> sumando los componentes "Y" de los vectores.</w:t>
      </w:r>
    </w:p>
    <w:p w:rsidR="009C0BC3" w:rsidRPr="00CB7DBE" w:rsidRDefault="00CB7DBE" w:rsidP="00CB7DBE">
      <w:pPr>
        <w:jc w:val="center"/>
        <w:rPr>
          <w:rFonts w:ascii="Arial" w:hAnsi="Arial" w:cs="Arial"/>
          <w:sz w:val="24"/>
          <w:szCs w:val="24"/>
          <w:highlight w:val="yellow"/>
        </w:rPr>
      </w:pPr>
      <w:r w:rsidRPr="00CB7DBE">
        <w:rPr>
          <w:rFonts w:ascii="Arial" w:hAnsi="Arial" w:cs="Arial"/>
          <w:sz w:val="24"/>
          <w:szCs w:val="24"/>
          <w:highlight w:val="yellow"/>
        </w:rPr>
        <w:t>Ry= Ay+By+Cy</w:t>
      </w:r>
      <w:r w:rsidR="009C0BC3" w:rsidRPr="00CB7DBE">
        <w:rPr>
          <w:rFonts w:ascii="Arial" w:hAnsi="Arial" w:cs="Arial"/>
          <w:sz w:val="24"/>
          <w:szCs w:val="24"/>
          <w:highlight w:val="yellow"/>
        </w:rPr>
        <w:t> </w:t>
      </w:r>
    </w:p>
    <w:p w:rsidR="009C0BC3" w:rsidRPr="00CB7DBE" w:rsidRDefault="009C0BC3" w:rsidP="003847C6">
      <w:pPr>
        <w:jc w:val="both"/>
        <w:rPr>
          <w:rFonts w:ascii="Arial" w:hAnsi="Arial" w:cs="Arial"/>
          <w:sz w:val="24"/>
          <w:szCs w:val="24"/>
          <w:highlight w:val="yellow"/>
        </w:rPr>
      </w:pPr>
      <w:r w:rsidRPr="00CB7DBE">
        <w:rPr>
          <w:rFonts w:ascii="Arial" w:hAnsi="Arial" w:cs="Arial"/>
          <w:sz w:val="24"/>
          <w:szCs w:val="24"/>
          <w:highlight w:val="yellow"/>
        </w:rPr>
        <w:t>5. Obtenga la magnitud y dirección de la resu</w:t>
      </w:r>
      <w:r w:rsidR="00B2016E" w:rsidRPr="00CB7DBE">
        <w:rPr>
          <w:rFonts w:ascii="Arial" w:hAnsi="Arial" w:cs="Arial"/>
          <w:sz w:val="24"/>
          <w:szCs w:val="24"/>
          <w:highlight w:val="yellow"/>
        </w:rPr>
        <w:t>ltante a partir del vector resultante, esto es:</w:t>
      </w:r>
    </w:p>
    <w:p w:rsidR="00B2016E" w:rsidRPr="00CB7DBE" w:rsidRDefault="00B2016E" w:rsidP="003847C6">
      <w:pPr>
        <w:jc w:val="both"/>
        <w:rPr>
          <w:rFonts w:ascii="Arial" w:hAnsi="Arial" w:cs="Arial"/>
          <w:sz w:val="24"/>
          <w:szCs w:val="24"/>
          <w:highlight w:val="yellow"/>
        </w:rPr>
      </w:pPr>
    </w:p>
    <w:p w:rsidR="00CB7DBE" w:rsidRPr="00CB7DBE" w:rsidRDefault="00B2016E" w:rsidP="00CB7DBE">
      <w:pPr>
        <w:rPr>
          <w:rFonts w:ascii="Arial" w:hAnsi="Arial" w:cs="Arial"/>
          <w:sz w:val="24"/>
          <w:szCs w:val="24"/>
          <w:highlight w:val="yellow"/>
        </w:rPr>
      </w:pPr>
      <w:r w:rsidRPr="00CB7DBE">
        <w:rPr>
          <w:rFonts w:ascii="Arial" w:hAnsi="Arial" w:cs="Arial"/>
          <w:sz w:val="24"/>
          <w:szCs w:val="24"/>
          <w:highlight w:val="yellow"/>
        </w:rPr>
        <w:t>Magnitud</w:t>
      </w:r>
      <w:r w:rsidR="00CB7DBE" w:rsidRPr="00CB7DBE">
        <w:rPr>
          <w:rFonts w:ascii="Arial" w:hAnsi="Arial" w:cs="Arial"/>
          <w:sz w:val="24"/>
          <w:szCs w:val="24"/>
          <w:highlight w:val="yellow"/>
        </w:rPr>
        <w:t>:</w:t>
      </w:r>
    </w:p>
    <w:p w:rsidR="00B2016E" w:rsidRPr="00CB7DBE" w:rsidRDefault="00CB7DBE" w:rsidP="00CB7DBE">
      <w:pPr>
        <w:jc w:val="center"/>
        <w:rPr>
          <w:rFonts w:ascii="Arial" w:hAnsi="Arial" w:cs="Arial"/>
          <w:sz w:val="24"/>
          <w:szCs w:val="24"/>
          <w:highlight w:val="yellow"/>
        </w:rPr>
      </w:pPr>
      <w:r w:rsidRPr="00CB7DBE">
        <w:rPr>
          <w:rFonts w:ascii="Arial" w:hAnsi="Arial" w:cs="Arial"/>
          <w:b/>
          <w:sz w:val="24"/>
          <w:szCs w:val="24"/>
          <w:highlight w:val="yellow"/>
        </w:rPr>
        <w:t>R</w:t>
      </w:r>
      <w:r w:rsidR="00B2016E" w:rsidRPr="00CB7DBE">
        <w:rPr>
          <w:rFonts w:ascii="Arial" w:hAnsi="Arial" w:cs="Arial"/>
          <w:sz w:val="24"/>
          <w:szCs w:val="24"/>
          <w:highlight w:val="yellow"/>
        </w:rPr>
        <w:t xml:space="preserve"> = </w:t>
      </w:r>
      <m:oMath>
        <m:rad>
          <m:radPr>
            <m:degHide m:val="on"/>
            <m:ctrlPr>
              <w:rPr>
                <w:rFonts w:ascii="Cambria Math" w:hAnsi="Arial" w:cs="Arial"/>
                <w:i/>
                <w:sz w:val="24"/>
                <w:szCs w:val="24"/>
                <w:highlight w:val="yellow"/>
              </w:rPr>
            </m:ctrlPr>
          </m:radPr>
          <m:deg/>
          <m:e>
            <m:sSup>
              <m:sSupPr>
                <m:ctrlPr>
                  <w:rPr>
                    <w:rFonts w:ascii="Cambria Math" w:hAnsi="Arial" w:cs="Arial"/>
                    <w:i/>
                    <w:sz w:val="24"/>
                    <w:szCs w:val="24"/>
                    <w:highlight w:val="yellow"/>
                  </w:rPr>
                </m:ctrlPr>
              </m:sSupPr>
              <m:e>
                <m:sSub>
                  <m:sSubPr>
                    <m:ctrlPr>
                      <w:rPr>
                        <w:rFonts w:ascii="Cambria Math" w:hAnsi="Arial" w:cs="Arial"/>
                        <w:i/>
                        <w:sz w:val="24"/>
                        <w:szCs w:val="24"/>
                        <w:highlight w:val="yellow"/>
                      </w:rPr>
                    </m:ctrlPr>
                  </m:sSubPr>
                  <m:e>
                    <m:r>
                      <w:rPr>
                        <w:rFonts w:ascii="Cambria Math" w:hAnsi="Cambria Math" w:cs="Arial"/>
                        <w:sz w:val="24"/>
                        <w:szCs w:val="24"/>
                        <w:highlight w:val="yellow"/>
                      </w:rPr>
                      <m:t>R</m:t>
                    </m:r>
                  </m:e>
                  <m:sub>
                    <m:r>
                      <w:rPr>
                        <w:rFonts w:ascii="Cambria Math" w:hAnsi="Cambria Math" w:cs="Arial"/>
                        <w:sz w:val="24"/>
                        <w:szCs w:val="24"/>
                        <w:highlight w:val="yellow"/>
                      </w:rPr>
                      <m:t>x</m:t>
                    </m:r>
                  </m:sub>
                </m:sSub>
              </m:e>
              <m:sup>
                <m:r>
                  <w:rPr>
                    <w:rFonts w:ascii="Cambria Math" w:hAnsi="Arial" w:cs="Arial"/>
                    <w:sz w:val="24"/>
                    <w:szCs w:val="24"/>
                    <w:highlight w:val="yellow"/>
                  </w:rPr>
                  <m:t>2</m:t>
                </m:r>
              </m:sup>
            </m:sSup>
            <m:r>
              <w:rPr>
                <w:rFonts w:ascii="Cambria Math" w:hAnsi="Arial" w:cs="Arial"/>
                <w:sz w:val="24"/>
                <w:szCs w:val="24"/>
                <w:highlight w:val="yellow"/>
              </w:rPr>
              <m:t>+</m:t>
            </m:r>
            <m:sSup>
              <m:sSupPr>
                <m:ctrlPr>
                  <w:rPr>
                    <w:rFonts w:ascii="Cambria Math" w:hAnsi="Arial" w:cs="Arial"/>
                    <w:i/>
                    <w:sz w:val="24"/>
                    <w:szCs w:val="24"/>
                    <w:highlight w:val="yellow"/>
                  </w:rPr>
                </m:ctrlPr>
              </m:sSupPr>
              <m:e>
                <m:sSub>
                  <m:sSubPr>
                    <m:ctrlPr>
                      <w:rPr>
                        <w:rFonts w:ascii="Cambria Math" w:hAnsi="Arial" w:cs="Arial"/>
                        <w:i/>
                        <w:sz w:val="24"/>
                        <w:szCs w:val="24"/>
                        <w:highlight w:val="yellow"/>
                      </w:rPr>
                    </m:ctrlPr>
                  </m:sSubPr>
                  <m:e>
                    <m:r>
                      <w:rPr>
                        <w:rFonts w:ascii="Cambria Math" w:hAnsi="Cambria Math" w:cs="Arial"/>
                        <w:sz w:val="24"/>
                        <w:szCs w:val="24"/>
                        <w:highlight w:val="yellow"/>
                      </w:rPr>
                      <m:t>R</m:t>
                    </m:r>
                  </m:e>
                  <m:sub>
                    <m:r>
                      <w:rPr>
                        <w:rFonts w:ascii="Cambria Math" w:hAnsi="Cambria Math" w:cs="Arial"/>
                        <w:sz w:val="24"/>
                        <w:szCs w:val="24"/>
                        <w:highlight w:val="yellow"/>
                      </w:rPr>
                      <m:t>y</m:t>
                    </m:r>
                  </m:sub>
                </m:sSub>
              </m:e>
              <m:sup>
                <m:r>
                  <w:rPr>
                    <w:rFonts w:ascii="Cambria Math" w:hAnsi="Arial" w:cs="Arial"/>
                    <w:sz w:val="24"/>
                    <w:szCs w:val="24"/>
                    <w:highlight w:val="yellow"/>
                  </w:rPr>
                  <m:t>2</m:t>
                </m:r>
              </m:sup>
            </m:sSup>
          </m:e>
        </m:rad>
      </m:oMath>
    </w:p>
    <w:p w:rsidR="00CB7DBE" w:rsidRPr="00CB7DBE" w:rsidRDefault="00B2016E" w:rsidP="003847C6">
      <w:pPr>
        <w:jc w:val="both"/>
        <w:rPr>
          <w:rFonts w:ascii="Arial" w:hAnsi="Arial" w:cs="Arial"/>
          <w:sz w:val="24"/>
          <w:szCs w:val="24"/>
          <w:highlight w:val="yellow"/>
        </w:rPr>
      </w:pPr>
      <w:r w:rsidRPr="00CB7DBE">
        <w:rPr>
          <w:rFonts w:ascii="Arial" w:hAnsi="Arial" w:cs="Arial"/>
          <w:sz w:val="24"/>
          <w:szCs w:val="24"/>
          <w:highlight w:val="yellow"/>
        </w:rPr>
        <w:t>Dirección</w:t>
      </w:r>
      <w:r w:rsidR="00CB7DBE" w:rsidRPr="00CB7DBE">
        <w:rPr>
          <w:rFonts w:ascii="Arial" w:hAnsi="Arial" w:cs="Arial"/>
          <w:sz w:val="24"/>
          <w:szCs w:val="24"/>
          <w:highlight w:val="yellow"/>
        </w:rPr>
        <w:t xml:space="preserve"> </w:t>
      </w:r>
    </w:p>
    <w:p w:rsidR="009C0BC3" w:rsidRPr="00CB7DBE" w:rsidRDefault="00CB7DBE" w:rsidP="00CB7DBE">
      <w:pPr>
        <w:jc w:val="center"/>
        <w:rPr>
          <w:rFonts w:ascii="Arial" w:eastAsiaTheme="minorEastAsia" w:hAnsi="Arial" w:cs="Arial"/>
          <w:sz w:val="24"/>
          <w:szCs w:val="24"/>
          <w:highlight w:val="yellow"/>
        </w:rPr>
      </w:pPr>
      <w:r w:rsidRPr="00CB7DBE">
        <w:rPr>
          <w:rFonts w:ascii="Arial" w:hAnsi="Arial" w:cs="Arial"/>
          <w:sz w:val="24"/>
          <w:szCs w:val="24"/>
          <w:highlight w:val="yellow"/>
        </w:rPr>
        <w:t>Ɵ</w:t>
      </w:r>
      <w:r w:rsidR="00B2016E" w:rsidRPr="00CB7DBE">
        <w:rPr>
          <w:rFonts w:ascii="Arial" w:hAnsi="Arial" w:cs="Arial"/>
          <w:sz w:val="24"/>
          <w:szCs w:val="24"/>
          <w:highlight w:val="yellow"/>
        </w:rPr>
        <w:t xml:space="preserve"> =  </w:t>
      </w:r>
      <m:oMath>
        <m:sSup>
          <m:sSupPr>
            <m:ctrlPr>
              <w:rPr>
                <w:rFonts w:ascii="Cambria Math" w:hAnsi="Arial" w:cs="Arial"/>
                <w:i/>
                <w:sz w:val="24"/>
                <w:szCs w:val="24"/>
                <w:highlight w:val="yellow"/>
              </w:rPr>
            </m:ctrlPr>
          </m:sSupPr>
          <m:e>
            <m:r>
              <w:rPr>
                <w:rFonts w:ascii="Cambria Math" w:hAnsi="Cambria Math" w:cs="Arial"/>
                <w:sz w:val="24"/>
                <w:szCs w:val="24"/>
                <w:highlight w:val="yellow"/>
              </w:rPr>
              <m:t>tan</m:t>
            </m:r>
          </m:e>
          <m:sup>
            <m:r>
              <w:rPr>
                <w:rFonts w:ascii="Arial" w:hAnsi="Arial" w:cs="Arial"/>
                <w:sz w:val="24"/>
                <w:szCs w:val="24"/>
                <w:highlight w:val="yellow"/>
              </w:rPr>
              <m:t>-</m:t>
            </m:r>
            <m:r>
              <w:rPr>
                <w:rFonts w:ascii="Cambria Math" w:hAnsi="Arial" w:cs="Arial"/>
                <w:sz w:val="24"/>
                <w:szCs w:val="24"/>
                <w:highlight w:val="yellow"/>
              </w:rPr>
              <m:t>1</m:t>
            </m:r>
          </m:sup>
        </m:sSup>
        <m:d>
          <m:dPr>
            <m:ctrlPr>
              <w:rPr>
                <w:rFonts w:ascii="Cambria Math" w:hAnsi="Arial" w:cs="Arial"/>
                <w:i/>
                <w:sz w:val="24"/>
                <w:szCs w:val="24"/>
                <w:highlight w:val="yellow"/>
              </w:rPr>
            </m:ctrlPr>
          </m:dPr>
          <m:e>
            <m:f>
              <m:fPr>
                <m:ctrlPr>
                  <w:rPr>
                    <w:rFonts w:ascii="Cambria Math" w:hAnsi="Arial" w:cs="Arial"/>
                    <w:i/>
                    <w:sz w:val="24"/>
                    <w:szCs w:val="24"/>
                    <w:highlight w:val="yellow"/>
                  </w:rPr>
                </m:ctrlPr>
              </m:fPr>
              <m:num>
                <m:sSub>
                  <m:sSubPr>
                    <m:ctrlPr>
                      <w:rPr>
                        <w:rFonts w:ascii="Cambria Math" w:hAnsi="Arial" w:cs="Arial"/>
                        <w:i/>
                        <w:sz w:val="24"/>
                        <w:szCs w:val="24"/>
                        <w:highlight w:val="yellow"/>
                      </w:rPr>
                    </m:ctrlPr>
                  </m:sSubPr>
                  <m:e>
                    <m:r>
                      <w:rPr>
                        <w:rFonts w:ascii="Cambria Math" w:hAnsi="Cambria Math" w:cs="Arial"/>
                        <w:sz w:val="24"/>
                        <w:szCs w:val="24"/>
                        <w:highlight w:val="yellow"/>
                      </w:rPr>
                      <m:t>R</m:t>
                    </m:r>
                  </m:e>
                  <m:sub>
                    <m:r>
                      <w:rPr>
                        <w:rFonts w:ascii="Cambria Math" w:hAnsi="Cambria Math" w:cs="Arial"/>
                        <w:sz w:val="24"/>
                        <w:szCs w:val="24"/>
                        <w:highlight w:val="yellow"/>
                      </w:rPr>
                      <m:t>y</m:t>
                    </m:r>
                  </m:sub>
                </m:sSub>
              </m:num>
              <m:den>
                <m:sSub>
                  <m:sSubPr>
                    <m:ctrlPr>
                      <w:rPr>
                        <w:rFonts w:ascii="Cambria Math" w:hAnsi="Arial" w:cs="Arial"/>
                        <w:i/>
                        <w:sz w:val="24"/>
                        <w:szCs w:val="24"/>
                        <w:highlight w:val="yellow"/>
                      </w:rPr>
                    </m:ctrlPr>
                  </m:sSubPr>
                  <m:e>
                    <m:r>
                      <w:rPr>
                        <w:rFonts w:ascii="Cambria Math" w:hAnsi="Cambria Math" w:cs="Arial"/>
                        <w:sz w:val="24"/>
                        <w:szCs w:val="24"/>
                        <w:highlight w:val="yellow"/>
                      </w:rPr>
                      <m:t>R</m:t>
                    </m:r>
                  </m:e>
                  <m:sub>
                    <m:r>
                      <w:rPr>
                        <w:rFonts w:ascii="Cambria Math" w:hAnsi="Cambria Math" w:cs="Arial"/>
                        <w:sz w:val="24"/>
                        <w:szCs w:val="24"/>
                        <w:highlight w:val="yellow"/>
                      </w:rPr>
                      <m:t>x</m:t>
                    </m:r>
                  </m:sub>
                </m:sSub>
              </m:den>
            </m:f>
          </m:e>
        </m:d>
      </m:oMath>
    </w:p>
    <w:p w:rsidR="00633384" w:rsidRPr="00CB7DBE" w:rsidRDefault="00633384" w:rsidP="003847C6">
      <w:pPr>
        <w:jc w:val="both"/>
        <w:rPr>
          <w:rFonts w:ascii="Arial" w:hAnsi="Arial" w:cs="Arial"/>
          <w:sz w:val="24"/>
          <w:szCs w:val="24"/>
          <w:highlight w:val="yellow"/>
        </w:rPr>
      </w:pPr>
    </w:p>
    <w:p w:rsidR="00633384" w:rsidRPr="003847C6" w:rsidRDefault="00633384" w:rsidP="003847C6">
      <w:pPr>
        <w:jc w:val="both"/>
        <w:rPr>
          <w:rFonts w:ascii="Arial" w:hAnsi="Arial" w:cs="Arial"/>
          <w:b/>
          <w:sz w:val="24"/>
          <w:szCs w:val="24"/>
        </w:rPr>
      </w:pPr>
      <w:r w:rsidRPr="003847C6">
        <w:rPr>
          <w:rFonts w:ascii="Arial" w:hAnsi="Arial" w:cs="Arial"/>
          <w:b/>
          <w:sz w:val="24"/>
          <w:szCs w:val="24"/>
        </w:rPr>
        <w:t>RESTA DE VECTORES</w:t>
      </w:r>
    </w:p>
    <w:p w:rsidR="00633384" w:rsidRPr="003847C6" w:rsidRDefault="00633384" w:rsidP="003847C6">
      <w:pPr>
        <w:pStyle w:val="NormalWeb"/>
        <w:jc w:val="both"/>
        <w:rPr>
          <w:rFonts w:ascii="Arial" w:hAnsi="Arial" w:cs="Arial"/>
        </w:rPr>
      </w:pPr>
      <w:r w:rsidRPr="003847C6">
        <w:rPr>
          <w:rFonts w:ascii="Arial" w:hAnsi="Arial" w:cs="Arial"/>
        </w:rPr>
        <w:t>Para restar vectores se utiliza el elemento inverso de la suma. Así la resta de dos vectores se puede ver como una suma. Veamos:</w:t>
      </w:r>
    </w:p>
    <w:p w:rsidR="00633384" w:rsidRPr="003847C6" w:rsidRDefault="00633384" w:rsidP="003847C6">
      <w:pPr>
        <w:pStyle w:val="NormalWeb"/>
        <w:jc w:val="both"/>
        <w:rPr>
          <w:rFonts w:ascii="Arial" w:hAnsi="Arial" w:cs="Arial"/>
        </w:rPr>
      </w:pPr>
      <w:r w:rsidRPr="003847C6">
        <w:rPr>
          <w:rFonts w:ascii="Arial" w:hAnsi="Arial" w:cs="Arial"/>
          <w:noProof/>
        </w:rPr>
        <w:drawing>
          <wp:inline distT="0" distB="0" distL="0" distR="0">
            <wp:extent cx="1028700" cy="228600"/>
            <wp:effectExtent l="19050" t="0" r="0" b="0"/>
            <wp:docPr id="18" name="Imagen 5" descr="http://www.virtual.unal.edu.co/cursos/sedes/medellin/nivelacion/uv00004/lecciones/unidades/generalidades/vectores/ecuaciones/ec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rtual.unal.edu.co/cursos/sedes/medellin/nivelacion/uv00004/lecciones/unidades/generalidades/vectores/ecuaciones/ec11.gif"/>
                    <pic:cNvPicPr>
                      <a:picLocks noChangeAspect="1" noChangeArrowheads="1"/>
                    </pic:cNvPicPr>
                  </pic:nvPicPr>
                  <pic:blipFill>
                    <a:blip r:embed="rId26" cstate="print"/>
                    <a:srcRect/>
                    <a:stretch>
                      <a:fillRect/>
                    </a:stretch>
                  </pic:blipFill>
                  <pic:spPr bwMode="auto">
                    <a:xfrm>
                      <a:off x="0" y="0"/>
                      <a:ext cx="1028700" cy="228600"/>
                    </a:xfrm>
                    <a:prstGeom prst="rect">
                      <a:avLst/>
                    </a:prstGeom>
                    <a:noFill/>
                    <a:ln w="9525">
                      <a:noFill/>
                      <a:miter lim="800000"/>
                      <a:headEnd/>
                      <a:tailEnd/>
                    </a:ln>
                  </pic:spPr>
                </pic:pic>
              </a:graphicData>
            </a:graphic>
          </wp:inline>
        </w:drawing>
      </w:r>
    </w:p>
    <w:p w:rsidR="00633384" w:rsidRPr="003847C6" w:rsidRDefault="00633384" w:rsidP="003847C6">
      <w:pPr>
        <w:pStyle w:val="NormalWeb"/>
        <w:jc w:val="both"/>
        <w:rPr>
          <w:rFonts w:ascii="Arial" w:hAnsi="Arial" w:cs="Arial"/>
        </w:rPr>
      </w:pPr>
      <w:r w:rsidRPr="003847C6">
        <w:rPr>
          <w:rFonts w:ascii="Arial" w:hAnsi="Arial" w:cs="Arial"/>
        </w:rPr>
        <w:lastRenderedPageBreak/>
        <w:t>El negativo de un vector es otro vector con sentido contrario. De ahí en adelante la operación sigue como una suma de vectores.</w:t>
      </w:r>
    </w:p>
    <w:p w:rsidR="00633384" w:rsidRPr="003847C6" w:rsidRDefault="00633384" w:rsidP="003847C6">
      <w:pPr>
        <w:pStyle w:val="NormalWeb"/>
        <w:jc w:val="both"/>
        <w:rPr>
          <w:rFonts w:ascii="Arial" w:hAnsi="Arial" w:cs="Arial"/>
        </w:rPr>
      </w:pPr>
      <w:r w:rsidRPr="003847C6">
        <w:rPr>
          <w:rFonts w:ascii="Arial" w:hAnsi="Arial" w:cs="Arial"/>
          <w:noProof/>
        </w:rPr>
        <w:drawing>
          <wp:inline distT="0" distB="0" distL="0" distR="0">
            <wp:extent cx="5000625" cy="2428875"/>
            <wp:effectExtent l="19050" t="0" r="9525" b="0"/>
            <wp:docPr id="17" name="Imagen 6" descr="http://www.virtual.unal.edu.co/cursos/sedes/medellin/nivelacion/uv00004/lecciones/unidades/generalidades/vectores/imagenes/gen_vect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virtual.unal.edu.co/cursos/sedes/medellin/nivelacion/uv00004/lecciones/unidades/generalidades/vectores/imagenes/gen_vect55.gif"/>
                    <pic:cNvPicPr>
                      <a:picLocks noChangeAspect="1" noChangeArrowheads="1"/>
                    </pic:cNvPicPr>
                  </pic:nvPicPr>
                  <pic:blipFill>
                    <a:blip r:embed="rId27" cstate="print"/>
                    <a:srcRect/>
                    <a:stretch>
                      <a:fillRect/>
                    </a:stretch>
                  </pic:blipFill>
                  <pic:spPr bwMode="auto">
                    <a:xfrm>
                      <a:off x="0" y="0"/>
                      <a:ext cx="5000625" cy="2428875"/>
                    </a:xfrm>
                    <a:prstGeom prst="rect">
                      <a:avLst/>
                    </a:prstGeom>
                    <a:noFill/>
                    <a:ln w="9525">
                      <a:noFill/>
                      <a:miter lim="800000"/>
                      <a:headEnd/>
                      <a:tailEnd/>
                    </a:ln>
                  </pic:spPr>
                </pic:pic>
              </a:graphicData>
            </a:graphic>
          </wp:inline>
        </w:drawing>
      </w:r>
    </w:p>
    <w:p w:rsidR="00633384" w:rsidRPr="00733F6A" w:rsidRDefault="00553963" w:rsidP="003847C6">
      <w:pPr>
        <w:jc w:val="both"/>
        <w:rPr>
          <w:rFonts w:ascii="Arial" w:hAnsi="Arial" w:cs="Arial"/>
          <w:color w:val="FF0000"/>
          <w:sz w:val="24"/>
          <w:szCs w:val="24"/>
        </w:rPr>
      </w:pPr>
      <w:r w:rsidRPr="00733F6A">
        <w:rPr>
          <w:rFonts w:ascii="Arial" w:hAnsi="Arial" w:cs="Arial"/>
          <w:color w:val="FF0000"/>
          <w:sz w:val="24"/>
          <w:szCs w:val="24"/>
        </w:rPr>
        <w:t>Interactivo mostrando la resta, que muestre la flecha, valores introducidos y el resultado en valor y flecha.</w:t>
      </w:r>
    </w:p>
    <w:p w:rsidR="00024D2F" w:rsidRPr="003847C6" w:rsidRDefault="00024D2F" w:rsidP="003847C6">
      <w:pPr>
        <w:jc w:val="both"/>
        <w:rPr>
          <w:rFonts w:ascii="Arial" w:hAnsi="Arial" w:cs="Arial"/>
          <w:b/>
          <w:sz w:val="24"/>
          <w:szCs w:val="24"/>
        </w:rPr>
      </w:pPr>
      <w:bookmarkStart w:id="0" w:name="_GoBack"/>
      <w:r w:rsidRPr="003847C6">
        <w:rPr>
          <w:rFonts w:ascii="Arial" w:hAnsi="Arial" w:cs="Arial"/>
          <w:b/>
          <w:sz w:val="24"/>
          <w:szCs w:val="24"/>
        </w:rPr>
        <w:t>MULTIPLICACIÓN DE UN VECTOR POR UN ESCALAR</w:t>
      </w:r>
    </w:p>
    <w:p w:rsidR="00024D2F" w:rsidRPr="003847C6" w:rsidRDefault="00024D2F" w:rsidP="003847C6">
      <w:pPr>
        <w:pStyle w:val="NormalWeb"/>
        <w:jc w:val="both"/>
        <w:rPr>
          <w:rFonts w:ascii="Arial" w:hAnsi="Arial" w:cs="Arial"/>
        </w:rPr>
      </w:pPr>
      <w:r w:rsidRPr="003847C6">
        <w:rPr>
          <w:rFonts w:ascii="Arial" w:hAnsi="Arial" w:cs="Arial"/>
        </w:rPr>
        <w:t xml:space="preserve">El producto de un escalar por un vector da como resultado otro vector que tiene la misma dirección que el vector factor. </w:t>
      </w:r>
    </w:p>
    <w:p w:rsidR="00024D2F" w:rsidRPr="003847C6" w:rsidRDefault="00024D2F" w:rsidP="003847C6">
      <w:pPr>
        <w:pStyle w:val="NormalWeb"/>
        <w:jc w:val="both"/>
        <w:rPr>
          <w:rFonts w:ascii="Arial" w:hAnsi="Arial" w:cs="Arial"/>
        </w:rPr>
      </w:pPr>
      <w:r w:rsidRPr="003847C6">
        <w:rPr>
          <w:rFonts w:ascii="Arial" w:hAnsi="Arial" w:cs="Arial"/>
        </w:rPr>
        <w:t xml:space="preserve">Si el número que multiplica al vector es positivo, conservará el sentido y si es negativo invertirá su sentido. </w:t>
      </w:r>
    </w:p>
    <w:p w:rsidR="00024D2F" w:rsidRPr="003847C6" w:rsidRDefault="00024D2F" w:rsidP="003847C6">
      <w:pPr>
        <w:pStyle w:val="NormalWeb"/>
        <w:jc w:val="both"/>
        <w:rPr>
          <w:rFonts w:ascii="Arial" w:hAnsi="Arial" w:cs="Arial"/>
        </w:rPr>
      </w:pPr>
      <w:r w:rsidRPr="003847C6">
        <w:rPr>
          <w:rFonts w:ascii="Arial" w:hAnsi="Arial" w:cs="Arial"/>
        </w:rPr>
        <w:t xml:space="preserve">Si el número además es mayor que uno el vector resultante será proporcionalmente mayor que el vector factor. </w:t>
      </w:r>
    </w:p>
    <w:p w:rsidR="00024D2F" w:rsidRPr="003847C6" w:rsidRDefault="00024D2F" w:rsidP="003847C6">
      <w:pPr>
        <w:pStyle w:val="NormalWeb"/>
        <w:jc w:val="both"/>
        <w:rPr>
          <w:rFonts w:ascii="Arial" w:hAnsi="Arial" w:cs="Arial"/>
        </w:rPr>
      </w:pPr>
      <w:r w:rsidRPr="003847C6">
        <w:rPr>
          <w:rFonts w:ascii="Arial" w:hAnsi="Arial" w:cs="Arial"/>
        </w:rPr>
        <w:t xml:space="preserve">Si el número es menor que uno el vector resultante será proporcionalmente menor que el vector factor. </w:t>
      </w:r>
    </w:p>
    <w:p w:rsidR="00024D2F" w:rsidRPr="003847C6" w:rsidRDefault="00024D2F" w:rsidP="003847C6">
      <w:pPr>
        <w:pStyle w:val="NormalWeb"/>
        <w:jc w:val="both"/>
        <w:rPr>
          <w:rFonts w:ascii="Arial" w:hAnsi="Arial" w:cs="Arial"/>
          <w:b/>
          <w:color w:val="C00000"/>
        </w:rPr>
      </w:pPr>
      <w:r w:rsidRPr="003847C6">
        <w:rPr>
          <w:rFonts w:ascii="Arial" w:hAnsi="Arial" w:cs="Arial"/>
          <w:b/>
          <w:color w:val="C00000"/>
        </w:rPr>
        <w:t>Ejemplos:</w:t>
      </w:r>
    </w:p>
    <w:p w:rsidR="00024D2F" w:rsidRPr="003847C6" w:rsidRDefault="00024D2F" w:rsidP="003847C6">
      <w:pPr>
        <w:pStyle w:val="NormalWeb"/>
        <w:jc w:val="both"/>
        <w:rPr>
          <w:rFonts w:ascii="Arial" w:hAnsi="Arial" w:cs="Arial"/>
        </w:rPr>
      </w:pPr>
      <w:r w:rsidRPr="003847C6">
        <w:rPr>
          <w:rFonts w:ascii="Arial" w:hAnsi="Arial" w:cs="Arial"/>
          <w:noProof/>
        </w:rPr>
        <w:drawing>
          <wp:inline distT="0" distB="0" distL="0" distR="0">
            <wp:extent cx="2809875" cy="1057275"/>
            <wp:effectExtent l="19050" t="0" r="9525" b="0"/>
            <wp:docPr id="27" name="Imagen 14" descr="http://www.virtual.unal.edu.co/cursos/sedes/medellin/nivelacion/uv00004/lecciones/unidades/generalidades/vectores/imagenes/gen_vect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virtual.unal.edu.co/cursos/sedes/medellin/nivelacion/uv00004/lecciones/unidades/generalidades/vectores/imagenes/gen_vect56.gif"/>
                    <pic:cNvPicPr>
                      <a:picLocks noChangeAspect="1" noChangeArrowheads="1"/>
                    </pic:cNvPicPr>
                  </pic:nvPicPr>
                  <pic:blipFill>
                    <a:blip r:embed="rId28" cstate="print"/>
                    <a:srcRect/>
                    <a:stretch>
                      <a:fillRect/>
                    </a:stretch>
                  </pic:blipFill>
                  <pic:spPr bwMode="auto">
                    <a:xfrm>
                      <a:off x="0" y="0"/>
                      <a:ext cx="2809875" cy="1057275"/>
                    </a:xfrm>
                    <a:prstGeom prst="rect">
                      <a:avLst/>
                    </a:prstGeom>
                    <a:noFill/>
                    <a:ln w="9525">
                      <a:noFill/>
                      <a:miter lim="800000"/>
                      <a:headEnd/>
                      <a:tailEnd/>
                    </a:ln>
                  </pic:spPr>
                </pic:pic>
              </a:graphicData>
            </a:graphic>
          </wp:inline>
        </w:drawing>
      </w:r>
    </w:p>
    <w:p w:rsidR="00FA5639" w:rsidRPr="00733F6A" w:rsidRDefault="0073334C" w:rsidP="003847C6">
      <w:pPr>
        <w:jc w:val="both"/>
        <w:rPr>
          <w:rFonts w:ascii="Arial" w:hAnsi="Arial" w:cs="Arial"/>
          <w:color w:val="FF0000"/>
          <w:sz w:val="24"/>
          <w:szCs w:val="24"/>
        </w:rPr>
      </w:pPr>
      <w:r w:rsidRPr="00733F6A">
        <w:rPr>
          <w:rFonts w:ascii="Arial" w:hAnsi="Arial" w:cs="Arial"/>
          <w:color w:val="FF0000"/>
          <w:sz w:val="24"/>
          <w:szCs w:val="24"/>
        </w:rPr>
        <w:t>Interactivo mostrando la multiplicación, que muestre la flecha, valores introducidos y el resultado en valor y flecha.</w:t>
      </w:r>
    </w:p>
    <w:bookmarkEnd w:id="0"/>
    <w:p w:rsidR="004060B5" w:rsidRDefault="004060B5" w:rsidP="004060B5">
      <w:pPr>
        <w:pStyle w:val="Prrafodelista"/>
        <w:tabs>
          <w:tab w:val="left" w:pos="1515"/>
        </w:tabs>
        <w:jc w:val="center"/>
        <w:rPr>
          <w:rFonts w:ascii="Arial" w:hAnsi="Arial" w:cs="Arial"/>
          <w:b/>
          <w:sz w:val="24"/>
          <w:szCs w:val="24"/>
        </w:rPr>
      </w:pPr>
      <w:r w:rsidRPr="00E52C83">
        <w:rPr>
          <w:rFonts w:ascii="Arial" w:hAnsi="Arial" w:cs="Arial"/>
          <w:b/>
          <w:sz w:val="24"/>
          <w:szCs w:val="24"/>
          <w:highlight w:val="darkCyan"/>
        </w:rPr>
        <w:lastRenderedPageBreak/>
        <w:t>MOVIMIENTO EN UNA SOLA DIMENSION</w:t>
      </w:r>
    </w:p>
    <w:p w:rsidR="004060B5" w:rsidRDefault="004060B5" w:rsidP="004060B5">
      <w:pPr>
        <w:pStyle w:val="Prrafodelista"/>
        <w:tabs>
          <w:tab w:val="left" w:pos="1515"/>
        </w:tabs>
        <w:jc w:val="center"/>
        <w:rPr>
          <w:rFonts w:ascii="Arial" w:hAnsi="Arial" w:cs="Arial"/>
          <w:b/>
          <w:sz w:val="24"/>
          <w:szCs w:val="24"/>
        </w:rPr>
      </w:pPr>
    </w:p>
    <w:p w:rsidR="004060B5" w:rsidRDefault="004060B5" w:rsidP="004060B5">
      <w:pPr>
        <w:pStyle w:val="Prrafodelista"/>
        <w:tabs>
          <w:tab w:val="left" w:pos="1515"/>
        </w:tabs>
        <w:jc w:val="both"/>
        <w:rPr>
          <w:rFonts w:ascii="Arial" w:hAnsi="Arial" w:cs="Arial"/>
          <w:b/>
          <w:sz w:val="24"/>
          <w:szCs w:val="24"/>
        </w:rPr>
      </w:pPr>
    </w:p>
    <w:p w:rsidR="00876A87" w:rsidRDefault="004060B5" w:rsidP="00876A87">
      <w:pPr>
        <w:pStyle w:val="Prrafodelista"/>
        <w:tabs>
          <w:tab w:val="left" w:pos="1515"/>
        </w:tabs>
        <w:jc w:val="both"/>
        <w:rPr>
          <w:rFonts w:ascii="Arial" w:hAnsi="Arial" w:cs="Arial"/>
          <w:b/>
          <w:sz w:val="24"/>
          <w:szCs w:val="24"/>
        </w:rPr>
      </w:pPr>
      <w:r>
        <w:rPr>
          <w:rFonts w:ascii="Arial" w:hAnsi="Arial" w:cs="Arial"/>
          <w:b/>
          <w:sz w:val="24"/>
          <w:szCs w:val="24"/>
        </w:rPr>
        <w:t>El movimiento</w:t>
      </w:r>
      <w:r w:rsidR="00876A87">
        <w:rPr>
          <w:rFonts w:ascii="Arial" w:hAnsi="Arial" w:cs="Arial"/>
          <w:b/>
          <w:sz w:val="24"/>
          <w:szCs w:val="24"/>
        </w:rPr>
        <w:t xml:space="preserve"> de un cuerpo</w:t>
      </w:r>
      <w:r>
        <w:rPr>
          <w:rFonts w:ascii="Arial" w:hAnsi="Arial" w:cs="Arial"/>
          <w:b/>
          <w:sz w:val="24"/>
          <w:szCs w:val="24"/>
        </w:rPr>
        <w:t xml:space="preserve"> queda completamente definido si se conoce la posición</w:t>
      </w:r>
      <w:r w:rsidR="00876A87">
        <w:rPr>
          <w:rFonts w:ascii="Arial" w:hAnsi="Arial" w:cs="Arial"/>
          <w:b/>
          <w:sz w:val="24"/>
          <w:szCs w:val="24"/>
        </w:rPr>
        <w:t xml:space="preserve"> de este </w:t>
      </w:r>
      <w:r>
        <w:rPr>
          <w:rFonts w:ascii="Arial" w:hAnsi="Arial" w:cs="Arial"/>
          <w:b/>
          <w:sz w:val="24"/>
          <w:szCs w:val="24"/>
        </w:rPr>
        <w:t>en el espacio</w:t>
      </w:r>
      <w:r w:rsidR="00876A87">
        <w:rPr>
          <w:rFonts w:ascii="Arial" w:hAnsi="Arial" w:cs="Arial"/>
          <w:b/>
          <w:sz w:val="24"/>
          <w:szCs w:val="24"/>
        </w:rPr>
        <w:t xml:space="preserve"> </w:t>
      </w:r>
      <w:r>
        <w:rPr>
          <w:rFonts w:ascii="Arial" w:hAnsi="Arial" w:cs="Arial"/>
          <w:b/>
          <w:sz w:val="24"/>
          <w:szCs w:val="24"/>
        </w:rPr>
        <w:t xml:space="preserve">en </w:t>
      </w:r>
      <w:r w:rsidR="00876A87">
        <w:rPr>
          <w:rFonts w:ascii="Arial" w:hAnsi="Arial" w:cs="Arial"/>
          <w:b/>
          <w:sz w:val="24"/>
          <w:szCs w:val="24"/>
        </w:rPr>
        <w:t>todo momento.</w:t>
      </w:r>
    </w:p>
    <w:p w:rsidR="00FF2804" w:rsidRDefault="00FF2804" w:rsidP="00876A87">
      <w:pPr>
        <w:pStyle w:val="Prrafodelista"/>
        <w:tabs>
          <w:tab w:val="left" w:pos="1515"/>
        </w:tabs>
        <w:jc w:val="both"/>
        <w:rPr>
          <w:rFonts w:ascii="Arial" w:hAnsi="Arial" w:cs="Arial"/>
          <w:b/>
          <w:sz w:val="24"/>
          <w:szCs w:val="24"/>
        </w:rPr>
      </w:pPr>
    </w:p>
    <w:p w:rsidR="00FF2804" w:rsidRDefault="00FF2804" w:rsidP="00876A87">
      <w:pPr>
        <w:pStyle w:val="Prrafodelista"/>
        <w:tabs>
          <w:tab w:val="left" w:pos="1515"/>
        </w:tabs>
        <w:jc w:val="both"/>
        <w:rPr>
          <w:rFonts w:ascii="Arial" w:hAnsi="Arial" w:cs="Arial"/>
          <w:b/>
          <w:sz w:val="24"/>
          <w:szCs w:val="24"/>
        </w:rPr>
      </w:pPr>
      <w:r>
        <w:rPr>
          <w:rFonts w:ascii="Arial" w:hAnsi="Arial" w:cs="Arial"/>
          <w:b/>
          <w:sz w:val="24"/>
          <w:szCs w:val="24"/>
        </w:rPr>
        <w:t>Ejemplo:</w:t>
      </w:r>
    </w:p>
    <w:p w:rsidR="00FF2804" w:rsidRDefault="00FF2804" w:rsidP="00876A87">
      <w:pPr>
        <w:pStyle w:val="Prrafodelista"/>
        <w:tabs>
          <w:tab w:val="left" w:pos="1515"/>
        </w:tabs>
        <w:jc w:val="both"/>
        <w:rPr>
          <w:rFonts w:ascii="Arial" w:hAnsi="Arial" w:cs="Arial"/>
          <w:b/>
          <w:sz w:val="24"/>
          <w:szCs w:val="24"/>
        </w:rPr>
      </w:pPr>
      <w:r>
        <w:rPr>
          <w:rFonts w:ascii="Arial" w:hAnsi="Arial" w:cs="Arial"/>
          <w:b/>
          <w:sz w:val="24"/>
          <w:szCs w:val="24"/>
        </w:rPr>
        <w:t>Consideremos un carro que se mueve sobre un sendero (figura), el cual haremos coincidir con el eje X</w:t>
      </w:r>
      <w:r w:rsidR="00822732">
        <w:rPr>
          <w:rFonts w:ascii="Arial" w:hAnsi="Arial" w:cs="Arial"/>
          <w:b/>
          <w:sz w:val="24"/>
          <w:szCs w:val="24"/>
        </w:rPr>
        <w:t>, desde la posición A hasta la posición F</w:t>
      </w:r>
      <w:r w:rsidR="00584F34">
        <w:rPr>
          <w:rFonts w:ascii="Arial" w:hAnsi="Arial" w:cs="Arial"/>
          <w:b/>
          <w:sz w:val="24"/>
          <w:szCs w:val="24"/>
        </w:rPr>
        <w:t xml:space="preserve">, </w:t>
      </w:r>
      <w:r w:rsidR="0019345F">
        <w:rPr>
          <w:rFonts w:ascii="Arial" w:hAnsi="Arial" w:cs="Arial"/>
          <w:b/>
          <w:sz w:val="24"/>
          <w:szCs w:val="24"/>
        </w:rPr>
        <w:t>empleando</w:t>
      </w:r>
      <w:r w:rsidR="00584F34">
        <w:rPr>
          <w:rFonts w:ascii="Arial" w:hAnsi="Arial" w:cs="Arial"/>
          <w:b/>
          <w:sz w:val="24"/>
          <w:szCs w:val="24"/>
        </w:rPr>
        <w:t xml:space="preserve"> los tiempos indicados en la tabla</w:t>
      </w:r>
      <w:r w:rsidR="00822732">
        <w:rPr>
          <w:rFonts w:ascii="Arial" w:hAnsi="Arial" w:cs="Arial"/>
          <w:b/>
          <w:sz w:val="24"/>
          <w:szCs w:val="24"/>
        </w:rPr>
        <w:t>.</w:t>
      </w:r>
    </w:p>
    <w:p w:rsidR="00FF2804" w:rsidRDefault="00FF2804" w:rsidP="00876A87">
      <w:pPr>
        <w:pStyle w:val="Prrafodelista"/>
        <w:tabs>
          <w:tab w:val="left" w:pos="1515"/>
        </w:tabs>
        <w:jc w:val="both"/>
        <w:rPr>
          <w:rFonts w:ascii="Arial" w:hAnsi="Arial" w:cs="Arial"/>
          <w:b/>
          <w:sz w:val="24"/>
          <w:szCs w:val="24"/>
        </w:rPr>
      </w:pPr>
    </w:p>
    <w:p w:rsidR="00FF2804" w:rsidRDefault="00FF2804" w:rsidP="00876A87">
      <w:pPr>
        <w:pStyle w:val="Prrafodelista"/>
        <w:tabs>
          <w:tab w:val="left" w:pos="1515"/>
        </w:tabs>
        <w:jc w:val="both"/>
        <w:rPr>
          <w:rFonts w:ascii="Arial" w:hAnsi="Arial" w:cs="Arial"/>
          <w:b/>
          <w:sz w:val="24"/>
          <w:szCs w:val="24"/>
        </w:rPr>
      </w:pPr>
      <w:r>
        <w:rPr>
          <w:rFonts w:ascii="Arial" w:hAnsi="Arial" w:cs="Arial"/>
          <w:b/>
          <w:sz w:val="24"/>
          <w:szCs w:val="24"/>
        </w:rPr>
        <w:t>El carro se desplaza</w:t>
      </w:r>
      <w:r w:rsidR="00822732">
        <w:rPr>
          <w:rFonts w:ascii="Arial" w:hAnsi="Arial" w:cs="Arial"/>
          <w:b/>
          <w:sz w:val="24"/>
          <w:szCs w:val="24"/>
        </w:rPr>
        <w:t xml:space="preserve"> </w:t>
      </w:r>
      <w:r w:rsidR="003C0225">
        <w:rPr>
          <w:rFonts w:ascii="Arial" w:hAnsi="Arial" w:cs="Arial"/>
          <w:b/>
          <w:sz w:val="24"/>
          <w:szCs w:val="24"/>
        </w:rPr>
        <w:t xml:space="preserve">en los </w:t>
      </w:r>
      <w:r>
        <w:rPr>
          <w:rFonts w:ascii="Arial" w:hAnsi="Arial" w:cs="Arial"/>
          <w:b/>
          <w:sz w:val="24"/>
          <w:szCs w:val="24"/>
        </w:rPr>
        <w:t>tiempos</w:t>
      </w:r>
      <w:r w:rsidR="00822732">
        <w:rPr>
          <w:rFonts w:ascii="Arial" w:hAnsi="Arial" w:cs="Arial"/>
          <w:b/>
          <w:sz w:val="24"/>
          <w:szCs w:val="24"/>
        </w:rPr>
        <w:t xml:space="preserve"> indicados en la tabla. </w:t>
      </w:r>
      <w:r>
        <w:rPr>
          <w:rFonts w:ascii="Arial" w:hAnsi="Arial" w:cs="Arial"/>
          <w:b/>
          <w:sz w:val="24"/>
          <w:szCs w:val="24"/>
        </w:rPr>
        <w:t xml:space="preserve">   </w:t>
      </w:r>
    </w:p>
    <w:p w:rsidR="00876A87" w:rsidRDefault="00876A87" w:rsidP="00876A87">
      <w:pPr>
        <w:pStyle w:val="Prrafodelista"/>
        <w:tabs>
          <w:tab w:val="left" w:pos="1515"/>
        </w:tabs>
        <w:jc w:val="both"/>
        <w:rPr>
          <w:rFonts w:ascii="Arial" w:hAnsi="Arial" w:cs="Arial"/>
          <w:b/>
          <w:sz w:val="24"/>
          <w:szCs w:val="24"/>
        </w:rPr>
      </w:pPr>
    </w:p>
    <w:p w:rsidR="00876A87" w:rsidRPr="00876A87" w:rsidRDefault="00876A87" w:rsidP="00876A87">
      <w:pPr>
        <w:pStyle w:val="Prrafodelista"/>
        <w:tabs>
          <w:tab w:val="left" w:pos="1515"/>
        </w:tabs>
        <w:jc w:val="both"/>
        <w:rPr>
          <w:rFonts w:ascii="Arial" w:hAnsi="Arial" w:cs="Arial"/>
          <w:b/>
          <w:sz w:val="24"/>
          <w:szCs w:val="24"/>
        </w:rPr>
      </w:pPr>
      <w:r>
        <w:rPr>
          <w:rFonts w:ascii="Arial" w:hAnsi="Arial" w:cs="Arial"/>
          <w:b/>
          <w:noProof/>
          <w:sz w:val="24"/>
          <w:szCs w:val="24"/>
          <w:lang w:eastAsia="es-CO"/>
        </w:rPr>
        <w:drawing>
          <wp:inline distT="0" distB="0" distL="0" distR="0">
            <wp:extent cx="2416010" cy="2181225"/>
            <wp:effectExtent l="19050" t="0" r="33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416010" cy="2181225"/>
                    </a:xfrm>
                    <a:prstGeom prst="rect">
                      <a:avLst/>
                    </a:prstGeom>
                    <a:noFill/>
                    <a:ln w="9525">
                      <a:noFill/>
                      <a:miter lim="800000"/>
                      <a:headEnd/>
                      <a:tailEnd/>
                    </a:ln>
                  </pic:spPr>
                </pic:pic>
              </a:graphicData>
            </a:graphic>
          </wp:inline>
        </w:drawing>
      </w:r>
    </w:p>
    <w:p w:rsidR="00876A87" w:rsidRDefault="00876A87" w:rsidP="004060B5">
      <w:pPr>
        <w:pStyle w:val="Prrafodelista"/>
        <w:tabs>
          <w:tab w:val="left" w:pos="1515"/>
        </w:tabs>
        <w:jc w:val="both"/>
        <w:rPr>
          <w:rFonts w:ascii="Arial" w:hAnsi="Arial" w:cs="Arial"/>
          <w:b/>
          <w:sz w:val="24"/>
          <w:szCs w:val="24"/>
        </w:rPr>
      </w:pPr>
    </w:p>
    <w:p w:rsidR="00876A87" w:rsidRDefault="00876A87" w:rsidP="004060B5">
      <w:pPr>
        <w:pStyle w:val="Prrafodelista"/>
        <w:tabs>
          <w:tab w:val="left" w:pos="1515"/>
        </w:tabs>
        <w:jc w:val="both"/>
        <w:rPr>
          <w:rFonts w:ascii="Arial" w:hAnsi="Arial" w:cs="Arial"/>
          <w:b/>
          <w:sz w:val="24"/>
          <w:szCs w:val="24"/>
        </w:rPr>
      </w:pPr>
      <w:r w:rsidRPr="00F81B03">
        <w:rPr>
          <w:rFonts w:ascii="Arial" w:hAnsi="Arial" w:cs="Arial"/>
          <w:b/>
          <w:sz w:val="24"/>
          <w:szCs w:val="24"/>
          <w:highlight w:val="red"/>
        </w:rPr>
        <w:t>Traduccion:  Posicion de un carro en varios instantes de tiempo.</w:t>
      </w:r>
    </w:p>
    <w:p w:rsidR="00FF2804" w:rsidRDefault="003C0225" w:rsidP="004060B5">
      <w:pPr>
        <w:pStyle w:val="Prrafodelista"/>
        <w:tabs>
          <w:tab w:val="left" w:pos="1515"/>
        </w:tabs>
        <w:jc w:val="both"/>
        <w:rPr>
          <w:rFonts w:ascii="Arial" w:hAnsi="Arial" w:cs="Arial"/>
          <w:b/>
          <w:sz w:val="24"/>
          <w:szCs w:val="24"/>
        </w:rPr>
      </w:pPr>
      <w:r>
        <w:rPr>
          <w:rFonts w:ascii="Arial" w:hAnsi="Arial" w:cs="Arial"/>
          <w:b/>
          <w:noProof/>
          <w:sz w:val="24"/>
          <w:szCs w:val="24"/>
          <w:lang w:eastAsia="es-CO"/>
        </w:rPr>
        <w:drawing>
          <wp:inline distT="0" distB="0" distL="0" distR="0">
            <wp:extent cx="3499712" cy="2495550"/>
            <wp:effectExtent l="19050" t="0" r="5488"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499712" cy="2495550"/>
                    </a:xfrm>
                    <a:prstGeom prst="rect">
                      <a:avLst/>
                    </a:prstGeom>
                    <a:noFill/>
                    <a:ln w="9525">
                      <a:noFill/>
                      <a:miter lim="800000"/>
                      <a:headEnd/>
                      <a:tailEnd/>
                    </a:ln>
                  </pic:spPr>
                </pic:pic>
              </a:graphicData>
            </a:graphic>
          </wp:inline>
        </w:drawing>
      </w:r>
    </w:p>
    <w:p w:rsidR="00FF2804" w:rsidRDefault="003C0225" w:rsidP="004060B5">
      <w:pPr>
        <w:pStyle w:val="Prrafodelista"/>
        <w:tabs>
          <w:tab w:val="left" w:pos="1515"/>
        </w:tabs>
        <w:jc w:val="both"/>
        <w:rPr>
          <w:rFonts w:ascii="Arial" w:hAnsi="Arial" w:cs="Arial"/>
          <w:b/>
          <w:noProof/>
          <w:color w:val="FF0000"/>
          <w:sz w:val="24"/>
          <w:szCs w:val="24"/>
          <w:lang w:val="es-ES"/>
        </w:rPr>
      </w:pPr>
      <w:r w:rsidRPr="00584F34">
        <w:rPr>
          <w:rFonts w:ascii="Arial" w:hAnsi="Arial" w:cs="Arial"/>
          <w:b/>
          <w:noProof/>
          <w:color w:val="FF0000"/>
          <w:sz w:val="24"/>
          <w:szCs w:val="24"/>
          <w:lang w:val="es-ES"/>
        </w:rPr>
        <w:t>(Animar los datos de la tabla</w:t>
      </w:r>
      <w:r w:rsidR="00584F34" w:rsidRPr="00584F34">
        <w:rPr>
          <w:rFonts w:ascii="Arial" w:hAnsi="Arial" w:cs="Arial"/>
          <w:b/>
          <w:noProof/>
          <w:color w:val="FF0000"/>
          <w:sz w:val="24"/>
          <w:szCs w:val="24"/>
          <w:lang w:val="es-ES"/>
        </w:rPr>
        <w:t xml:space="preserve"> según la figura arriba, hacerlo con motos o con cualquier otro movil)</w:t>
      </w:r>
    </w:p>
    <w:p w:rsidR="00584F34" w:rsidRDefault="00584F34" w:rsidP="004060B5">
      <w:pPr>
        <w:pStyle w:val="Prrafodelista"/>
        <w:tabs>
          <w:tab w:val="left" w:pos="1515"/>
        </w:tabs>
        <w:jc w:val="both"/>
        <w:rPr>
          <w:rFonts w:ascii="Arial" w:hAnsi="Arial" w:cs="Arial"/>
          <w:b/>
          <w:sz w:val="24"/>
          <w:szCs w:val="24"/>
        </w:rPr>
      </w:pPr>
      <w:r>
        <w:rPr>
          <w:rFonts w:ascii="Arial" w:hAnsi="Arial" w:cs="Arial"/>
          <w:b/>
          <w:sz w:val="24"/>
          <w:szCs w:val="24"/>
        </w:rPr>
        <w:lastRenderedPageBreak/>
        <w:t>Desplazamiento A-------- B</w:t>
      </w:r>
    </w:p>
    <w:p w:rsidR="00584F34" w:rsidRDefault="00584F34" w:rsidP="004060B5">
      <w:pPr>
        <w:pStyle w:val="Prrafodelista"/>
        <w:tabs>
          <w:tab w:val="left" w:pos="1515"/>
        </w:tabs>
        <w:jc w:val="both"/>
        <w:rPr>
          <w:rFonts w:ascii="Arial" w:hAnsi="Arial" w:cs="Arial"/>
          <w:b/>
          <w:sz w:val="24"/>
          <w:szCs w:val="24"/>
        </w:rPr>
      </w:pPr>
      <w:r>
        <w:rPr>
          <w:rFonts w:ascii="Arial" w:hAnsi="Arial" w:cs="Arial"/>
          <w:b/>
          <w:sz w:val="24"/>
          <w:szCs w:val="24"/>
        </w:rPr>
        <w:t xml:space="preserve">Como podemos ver el carro de desplaza hacia la derecha (la cual hemos tomado como dirección positiva) durante los primeros diez segundos del movimiento.  </w:t>
      </w:r>
    </w:p>
    <w:p w:rsidR="00584F34" w:rsidRDefault="00584F34" w:rsidP="004060B5">
      <w:pPr>
        <w:pStyle w:val="Prrafodelista"/>
        <w:tabs>
          <w:tab w:val="left" w:pos="1515"/>
        </w:tabs>
        <w:jc w:val="both"/>
        <w:rPr>
          <w:rFonts w:ascii="Arial" w:hAnsi="Arial" w:cs="Arial"/>
          <w:b/>
          <w:sz w:val="24"/>
          <w:szCs w:val="24"/>
        </w:rPr>
      </w:pPr>
    </w:p>
    <w:p w:rsidR="00584F34" w:rsidRDefault="00584F34" w:rsidP="004060B5">
      <w:pPr>
        <w:pStyle w:val="Prrafodelista"/>
        <w:tabs>
          <w:tab w:val="left" w:pos="1515"/>
        </w:tabs>
        <w:jc w:val="both"/>
        <w:rPr>
          <w:rFonts w:ascii="Arial" w:hAnsi="Arial" w:cs="Arial"/>
          <w:b/>
          <w:sz w:val="24"/>
          <w:szCs w:val="24"/>
        </w:rPr>
      </w:pPr>
      <w:r>
        <w:rPr>
          <w:rFonts w:ascii="Arial" w:hAnsi="Arial" w:cs="Arial"/>
          <w:b/>
          <w:sz w:val="24"/>
          <w:szCs w:val="24"/>
        </w:rPr>
        <w:t xml:space="preserve">Desplazamiento B----------F </w:t>
      </w:r>
    </w:p>
    <w:p w:rsidR="00584F34" w:rsidRDefault="00584F34" w:rsidP="004060B5">
      <w:pPr>
        <w:pStyle w:val="Prrafodelista"/>
        <w:tabs>
          <w:tab w:val="left" w:pos="1515"/>
        </w:tabs>
        <w:jc w:val="both"/>
        <w:rPr>
          <w:rFonts w:ascii="Arial" w:hAnsi="Arial" w:cs="Arial"/>
          <w:b/>
          <w:sz w:val="24"/>
          <w:szCs w:val="24"/>
        </w:rPr>
      </w:pPr>
      <w:r>
        <w:rPr>
          <w:rFonts w:ascii="Arial" w:hAnsi="Arial" w:cs="Arial"/>
          <w:b/>
          <w:sz w:val="24"/>
          <w:szCs w:val="24"/>
        </w:rPr>
        <w:t xml:space="preserve">Los valores de posición empiezan a decrecer </w:t>
      </w:r>
      <w:r w:rsidR="0019345F">
        <w:rPr>
          <w:rFonts w:ascii="Arial" w:hAnsi="Arial" w:cs="Arial"/>
          <w:b/>
          <w:sz w:val="24"/>
          <w:szCs w:val="24"/>
        </w:rPr>
        <w:t xml:space="preserve">ya que el carro se está regresando tal como se observa en la figura. </w:t>
      </w:r>
    </w:p>
    <w:p w:rsidR="0019345F" w:rsidRDefault="0019345F" w:rsidP="004060B5">
      <w:pPr>
        <w:pStyle w:val="Prrafodelista"/>
        <w:tabs>
          <w:tab w:val="left" w:pos="1515"/>
        </w:tabs>
        <w:jc w:val="both"/>
        <w:rPr>
          <w:rFonts w:ascii="Arial" w:hAnsi="Arial" w:cs="Arial"/>
          <w:b/>
          <w:sz w:val="24"/>
          <w:szCs w:val="24"/>
        </w:rPr>
      </w:pPr>
    </w:p>
    <w:p w:rsidR="0019345F" w:rsidRDefault="0019345F" w:rsidP="004060B5">
      <w:pPr>
        <w:pStyle w:val="Prrafodelista"/>
        <w:tabs>
          <w:tab w:val="left" w:pos="1515"/>
        </w:tabs>
        <w:jc w:val="both"/>
        <w:rPr>
          <w:rFonts w:ascii="Arial" w:hAnsi="Arial" w:cs="Arial"/>
          <w:b/>
          <w:sz w:val="24"/>
          <w:szCs w:val="24"/>
        </w:rPr>
      </w:pPr>
      <w:r>
        <w:rPr>
          <w:rFonts w:ascii="Arial" w:hAnsi="Arial" w:cs="Arial"/>
          <w:b/>
          <w:sz w:val="24"/>
          <w:szCs w:val="24"/>
        </w:rPr>
        <w:t xml:space="preserve">Podemos decir que la posición esta determinado según el marco de referencia y que el tiempo indistintamente de la dirección del carro continua transcurriendo (magnitud escalar). </w:t>
      </w:r>
    </w:p>
    <w:p w:rsidR="0019345F" w:rsidRDefault="0019345F" w:rsidP="004060B5">
      <w:pPr>
        <w:pStyle w:val="Prrafodelista"/>
        <w:tabs>
          <w:tab w:val="left" w:pos="1515"/>
        </w:tabs>
        <w:jc w:val="both"/>
        <w:rPr>
          <w:rFonts w:ascii="Arial" w:hAnsi="Arial" w:cs="Arial"/>
          <w:b/>
          <w:sz w:val="24"/>
          <w:szCs w:val="24"/>
        </w:rPr>
      </w:pPr>
    </w:p>
    <w:p w:rsidR="00876A87" w:rsidRDefault="0019345F" w:rsidP="004060B5">
      <w:pPr>
        <w:pStyle w:val="Prrafodelista"/>
        <w:tabs>
          <w:tab w:val="left" w:pos="1515"/>
        </w:tabs>
        <w:jc w:val="both"/>
        <w:rPr>
          <w:rFonts w:ascii="Arial" w:hAnsi="Arial" w:cs="Arial"/>
          <w:b/>
          <w:sz w:val="24"/>
          <w:szCs w:val="24"/>
        </w:rPr>
      </w:pPr>
      <w:r>
        <w:rPr>
          <w:rFonts w:ascii="Arial" w:hAnsi="Arial" w:cs="Arial"/>
          <w:b/>
          <w:sz w:val="24"/>
          <w:szCs w:val="24"/>
        </w:rPr>
        <w:t xml:space="preserve"> </w:t>
      </w:r>
      <w:r w:rsidR="00876A87">
        <w:rPr>
          <w:rFonts w:ascii="Arial" w:hAnsi="Arial" w:cs="Arial"/>
          <w:b/>
          <w:sz w:val="24"/>
          <w:szCs w:val="24"/>
        </w:rPr>
        <w:t>DESPLAZAMIENTO</w:t>
      </w:r>
    </w:p>
    <w:p w:rsidR="00876A87" w:rsidRDefault="0019345F" w:rsidP="004060B5">
      <w:pPr>
        <w:pStyle w:val="Prrafodelista"/>
        <w:tabs>
          <w:tab w:val="left" w:pos="1515"/>
        </w:tabs>
        <w:jc w:val="both"/>
        <w:rPr>
          <w:rFonts w:ascii="Arial" w:hAnsi="Arial" w:cs="Arial"/>
          <w:b/>
          <w:sz w:val="24"/>
          <w:szCs w:val="24"/>
        </w:rPr>
      </w:pPr>
      <w:r>
        <w:rPr>
          <w:rFonts w:ascii="Arial" w:hAnsi="Arial" w:cs="Arial"/>
          <w:b/>
          <w:sz w:val="24"/>
          <w:szCs w:val="24"/>
        </w:rPr>
        <w:t>El desplazamiento de una partícula está definido como le cambio de posición.</w:t>
      </w:r>
    </w:p>
    <w:p w:rsidR="0019345F" w:rsidRDefault="0019345F" w:rsidP="004060B5">
      <w:pPr>
        <w:pStyle w:val="Prrafodelista"/>
        <w:tabs>
          <w:tab w:val="left" w:pos="1515"/>
        </w:tabs>
        <w:jc w:val="both"/>
        <w:rPr>
          <w:rFonts w:ascii="Arial" w:hAnsi="Arial" w:cs="Arial"/>
          <w:b/>
          <w:sz w:val="24"/>
          <w:szCs w:val="24"/>
        </w:rPr>
      </w:pPr>
    </w:p>
    <w:p w:rsidR="0019345F" w:rsidRDefault="0019345F" w:rsidP="004060B5">
      <w:pPr>
        <w:pStyle w:val="Prrafodelista"/>
        <w:tabs>
          <w:tab w:val="left" w:pos="1515"/>
        </w:tabs>
        <w:jc w:val="both"/>
        <w:rPr>
          <w:rFonts w:ascii="Arial" w:hAnsi="Arial" w:cs="Arial"/>
          <w:b/>
          <w:sz w:val="24"/>
          <w:szCs w:val="24"/>
        </w:rPr>
      </w:pPr>
      <w:r>
        <w:rPr>
          <w:rFonts w:ascii="Arial" w:hAnsi="Arial" w:cs="Arial"/>
          <w:b/>
          <w:sz w:val="24"/>
          <w:szCs w:val="24"/>
        </w:rPr>
        <w:t>El desplazamiento de un móvil desde una posición inicial X</w:t>
      </w:r>
      <w:r>
        <w:rPr>
          <w:rFonts w:ascii="Arial" w:hAnsi="Arial" w:cs="Arial"/>
          <w:b/>
          <w:sz w:val="24"/>
          <w:szCs w:val="24"/>
          <w:vertAlign w:val="subscript"/>
        </w:rPr>
        <w:t>i</w:t>
      </w:r>
      <w:r>
        <w:rPr>
          <w:rFonts w:ascii="Arial" w:hAnsi="Arial" w:cs="Arial"/>
          <w:b/>
          <w:sz w:val="24"/>
          <w:szCs w:val="24"/>
        </w:rPr>
        <w:t xml:space="preserve"> hasta una posición final X</w:t>
      </w:r>
      <w:r>
        <w:rPr>
          <w:rFonts w:ascii="Arial" w:hAnsi="Arial" w:cs="Arial"/>
          <w:b/>
          <w:sz w:val="24"/>
          <w:szCs w:val="24"/>
          <w:vertAlign w:val="subscript"/>
        </w:rPr>
        <w:t>f</w:t>
      </w:r>
      <w:r>
        <w:rPr>
          <w:rFonts w:ascii="Arial" w:hAnsi="Arial" w:cs="Arial"/>
          <w:b/>
          <w:sz w:val="24"/>
          <w:szCs w:val="24"/>
        </w:rPr>
        <w:t xml:space="preserve"> está dada por:</w:t>
      </w:r>
    </w:p>
    <w:p w:rsidR="0019345F" w:rsidRDefault="0019345F" w:rsidP="004060B5">
      <w:pPr>
        <w:pStyle w:val="Prrafodelista"/>
        <w:tabs>
          <w:tab w:val="left" w:pos="1515"/>
        </w:tabs>
        <w:jc w:val="both"/>
        <w:rPr>
          <w:rFonts w:ascii="Arial" w:hAnsi="Arial" w:cs="Arial"/>
          <w:b/>
          <w:sz w:val="24"/>
          <w:szCs w:val="24"/>
        </w:rPr>
      </w:pPr>
    </w:p>
    <w:p w:rsidR="0019345F" w:rsidRDefault="00653921" w:rsidP="0019345F">
      <w:pPr>
        <w:pStyle w:val="Prrafodelista"/>
        <w:tabs>
          <w:tab w:val="left" w:pos="1515"/>
        </w:tabs>
        <w:jc w:val="center"/>
        <w:rPr>
          <w:rFonts w:ascii="Arial" w:hAnsi="Arial" w:cs="Arial"/>
          <w:b/>
          <w:sz w:val="24"/>
          <w:szCs w:val="24"/>
        </w:rPr>
      </w:pPr>
      <w:r w:rsidRPr="0019345F">
        <w:rPr>
          <w:rFonts w:ascii="Arial" w:hAnsi="Arial" w:cs="Arial"/>
          <w:b/>
          <w:position w:val="-14"/>
          <w:sz w:val="24"/>
          <w:szCs w:val="24"/>
        </w:rPr>
        <w:object w:dxaOrig="1260" w:dyaOrig="380">
          <v:shape id="_x0000_i1026" type="#_x0000_t75" style="width:100.45pt;height:30.15pt" o:ole="">
            <v:imagedata r:id="rId31" o:title=""/>
          </v:shape>
          <o:OLEObject Type="Embed" ProgID="Equation.3" ShapeID="_x0000_i1026" DrawAspect="Content" ObjectID="_1361283906" r:id="rId32"/>
        </w:object>
      </w:r>
    </w:p>
    <w:p w:rsidR="004060B5" w:rsidRPr="00653921" w:rsidRDefault="0019345F" w:rsidP="0019345F">
      <w:pPr>
        <w:tabs>
          <w:tab w:val="left" w:pos="1515"/>
        </w:tabs>
        <w:jc w:val="both"/>
        <w:rPr>
          <w:rFonts w:ascii="Arial" w:hAnsi="Arial" w:cs="Arial"/>
          <w:b/>
          <w:sz w:val="24"/>
          <w:szCs w:val="24"/>
        </w:rPr>
      </w:pPr>
      <w:r>
        <w:rPr>
          <w:rFonts w:ascii="Arial" w:hAnsi="Arial" w:cs="Arial"/>
          <w:b/>
          <w:sz w:val="24"/>
          <w:szCs w:val="24"/>
        </w:rPr>
        <w:t xml:space="preserve">De la definición vemos que </w:t>
      </w:r>
      <w:r w:rsidR="00653921">
        <w:rPr>
          <w:rFonts w:ascii="Arial" w:hAnsi="Arial" w:cs="Arial"/>
          <w:b/>
          <w:sz w:val="24"/>
          <w:szCs w:val="24"/>
        </w:rPr>
        <w:t xml:space="preserve"> </w:t>
      </w:r>
      <w:r w:rsidR="00653921" w:rsidRPr="000072F1">
        <w:rPr>
          <w:position w:val="-4"/>
        </w:rPr>
        <w:object w:dxaOrig="400" w:dyaOrig="260">
          <v:shape id="_x0000_i1027" type="#_x0000_t75" style="width:20.1pt;height:12.55pt" o:ole="">
            <v:imagedata r:id="rId33" o:title=""/>
          </v:shape>
          <o:OLEObject Type="Embed" ProgID="Equation.3" ShapeID="_x0000_i1027" DrawAspect="Content" ObjectID="_1361283907" r:id="rId34"/>
        </w:object>
      </w:r>
      <w:r w:rsidR="00653921">
        <w:t xml:space="preserve">es positivo si </w:t>
      </w:r>
      <w:r w:rsidR="00930E5C">
        <w:rPr>
          <w:rFonts w:ascii="Arial" w:hAnsi="Arial" w:cs="Arial"/>
          <w:b/>
          <w:sz w:val="24"/>
          <w:szCs w:val="24"/>
        </w:rPr>
        <w:t>X</w:t>
      </w:r>
      <w:r w:rsidR="00930E5C">
        <w:rPr>
          <w:rFonts w:ascii="Arial" w:hAnsi="Arial" w:cs="Arial"/>
          <w:b/>
          <w:sz w:val="24"/>
          <w:szCs w:val="24"/>
          <w:vertAlign w:val="subscript"/>
        </w:rPr>
        <w:t xml:space="preserve">f </w:t>
      </w:r>
      <w:r w:rsidR="00653921" w:rsidRPr="00653921">
        <w:rPr>
          <w:rFonts w:ascii="Arial" w:hAnsi="Arial" w:cs="Arial"/>
          <w:b/>
          <w:sz w:val="24"/>
          <w:szCs w:val="24"/>
        </w:rPr>
        <w:t>es mayor</w:t>
      </w:r>
      <w:r w:rsidR="00653921">
        <w:rPr>
          <w:rFonts w:ascii="Arial" w:hAnsi="Arial" w:cs="Arial"/>
          <w:b/>
          <w:sz w:val="24"/>
          <w:szCs w:val="24"/>
          <w:vertAlign w:val="subscript"/>
        </w:rPr>
        <w:t xml:space="preserve"> </w:t>
      </w:r>
      <w:r w:rsidR="00653921">
        <w:rPr>
          <w:rFonts w:ascii="Arial" w:hAnsi="Arial" w:cs="Arial"/>
          <w:b/>
          <w:sz w:val="24"/>
          <w:szCs w:val="24"/>
        </w:rPr>
        <w:t>que X</w:t>
      </w:r>
      <w:r w:rsidR="00653921">
        <w:rPr>
          <w:rFonts w:ascii="Arial" w:hAnsi="Arial" w:cs="Arial"/>
          <w:b/>
          <w:sz w:val="24"/>
          <w:szCs w:val="24"/>
          <w:vertAlign w:val="subscript"/>
        </w:rPr>
        <w:t>i</w:t>
      </w:r>
    </w:p>
    <w:p w:rsidR="004060B5" w:rsidRDefault="00653921" w:rsidP="00653921">
      <w:pPr>
        <w:tabs>
          <w:tab w:val="left" w:pos="1515"/>
        </w:tabs>
        <w:jc w:val="both"/>
        <w:rPr>
          <w:rFonts w:ascii="Arial" w:hAnsi="Arial" w:cs="Arial"/>
          <w:b/>
          <w:sz w:val="24"/>
          <w:szCs w:val="24"/>
        </w:rPr>
      </w:pPr>
      <w:r>
        <w:rPr>
          <w:rFonts w:ascii="Arial" w:hAnsi="Arial" w:cs="Arial"/>
          <w:b/>
          <w:sz w:val="24"/>
          <w:szCs w:val="24"/>
        </w:rPr>
        <w:t>IMPORTANTE</w:t>
      </w:r>
    </w:p>
    <w:p w:rsidR="00653921" w:rsidRDefault="00653921" w:rsidP="00653921">
      <w:pPr>
        <w:tabs>
          <w:tab w:val="left" w:pos="1515"/>
        </w:tabs>
        <w:jc w:val="both"/>
        <w:rPr>
          <w:rFonts w:ascii="Arial" w:hAnsi="Arial" w:cs="Arial"/>
          <w:b/>
          <w:sz w:val="24"/>
          <w:szCs w:val="24"/>
        </w:rPr>
      </w:pPr>
      <w:r>
        <w:rPr>
          <w:rFonts w:ascii="Arial" w:hAnsi="Arial" w:cs="Arial"/>
          <w:b/>
          <w:sz w:val="24"/>
          <w:szCs w:val="24"/>
        </w:rPr>
        <w:t>Un error muy usual es no reconocer la diferencia entre desplazamiento y distancia recorrida.</w:t>
      </w:r>
    </w:p>
    <w:p w:rsidR="00653921" w:rsidRDefault="00653921" w:rsidP="00653921">
      <w:pPr>
        <w:tabs>
          <w:tab w:val="left" w:pos="1515"/>
        </w:tabs>
        <w:jc w:val="both"/>
        <w:rPr>
          <w:rFonts w:ascii="Arial" w:hAnsi="Arial" w:cs="Arial"/>
          <w:b/>
          <w:sz w:val="24"/>
          <w:szCs w:val="24"/>
        </w:rPr>
      </w:pPr>
      <w:r>
        <w:rPr>
          <w:rFonts w:ascii="Arial" w:hAnsi="Arial" w:cs="Arial"/>
          <w:b/>
          <w:sz w:val="24"/>
          <w:szCs w:val="24"/>
        </w:rPr>
        <w:t>El desplazamiento puede ser cero si el punto inicial coincide con el punto final.</w:t>
      </w:r>
    </w:p>
    <w:p w:rsidR="00653921" w:rsidRDefault="00653921" w:rsidP="00653921">
      <w:pPr>
        <w:tabs>
          <w:tab w:val="left" w:pos="1515"/>
        </w:tabs>
        <w:jc w:val="both"/>
        <w:rPr>
          <w:rFonts w:ascii="Arial" w:hAnsi="Arial" w:cs="Arial"/>
          <w:b/>
          <w:sz w:val="24"/>
          <w:szCs w:val="24"/>
        </w:rPr>
      </w:pPr>
      <w:r>
        <w:rPr>
          <w:rFonts w:ascii="Arial" w:hAnsi="Arial" w:cs="Arial"/>
          <w:b/>
          <w:sz w:val="24"/>
          <w:szCs w:val="24"/>
        </w:rPr>
        <w:t>Ejemplo.</w:t>
      </w:r>
    </w:p>
    <w:p w:rsidR="00653921" w:rsidRDefault="00653921" w:rsidP="00653921">
      <w:pPr>
        <w:tabs>
          <w:tab w:val="left" w:pos="1515"/>
        </w:tabs>
        <w:jc w:val="both"/>
        <w:rPr>
          <w:rFonts w:ascii="Arial" w:hAnsi="Arial" w:cs="Arial"/>
          <w:b/>
          <w:sz w:val="24"/>
          <w:szCs w:val="24"/>
        </w:rPr>
      </w:pPr>
      <w:r>
        <w:rPr>
          <w:rFonts w:ascii="Arial" w:hAnsi="Arial" w:cs="Arial"/>
          <w:b/>
          <w:sz w:val="24"/>
          <w:szCs w:val="24"/>
        </w:rPr>
        <w:t xml:space="preserve">Un jugador de baseball corre alrededor del diamante una distancia de 360 ft (pies) mientras está en juego la pelota, sin embargo su desplazamiento fue cero ya que volvió al punto de partida, mientras que la distancia recorrida fue de 360 ft.  </w:t>
      </w:r>
    </w:p>
    <w:p w:rsidR="00653921" w:rsidRPr="00653921" w:rsidRDefault="00653921" w:rsidP="00653921">
      <w:pPr>
        <w:tabs>
          <w:tab w:val="left" w:pos="1515"/>
        </w:tabs>
        <w:jc w:val="both"/>
        <w:rPr>
          <w:rFonts w:ascii="Arial" w:hAnsi="Arial" w:cs="Arial"/>
          <w:b/>
          <w:color w:val="FF0000"/>
          <w:sz w:val="24"/>
          <w:szCs w:val="24"/>
        </w:rPr>
      </w:pPr>
      <w:r w:rsidRPr="00653921">
        <w:rPr>
          <w:rFonts w:ascii="Arial" w:hAnsi="Arial" w:cs="Arial"/>
          <w:b/>
          <w:color w:val="FF0000"/>
          <w:sz w:val="24"/>
          <w:szCs w:val="24"/>
        </w:rPr>
        <w:t>(Animar este ejemplo</w:t>
      </w:r>
      <w:r w:rsidR="00BA690D">
        <w:rPr>
          <w:rFonts w:ascii="Arial" w:hAnsi="Arial" w:cs="Arial"/>
          <w:b/>
          <w:color w:val="FF0000"/>
          <w:sz w:val="24"/>
          <w:szCs w:val="24"/>
        </w:rPr>
        <w:t xml:space="preserve"> de unn corredor sobre un campo de baseball</w:t>
      </w:r>
      <w:r w:rsidRPr="00653921">
        <w:rPr>
          <w:rFonts w:ascii="Arial" w:hAnsi="Arial" w:cs="Arial"/>
          <w:b/>
          <w:color w:val="FF0000"/>
          <w:sz w:val="24"/>
          <w:szCs w:val="24"/>
        </w:rPr>
        <w:t>)</w:t>
      </w:r>
    </w:p>
    <w:p w:rsidR="004060B5" w:rsidRDefault="00843B91" w:rsidP="00FA4F60">
      <w:pPr>
        <w:pStyle w:val="Prrafodelista"/>
        <w:tabs>
          <w:tab w:val="left" w:pos="1515"/>
        </w:tabs>
        <w:jc w:val="both"/>
        <w:rPr>
          <w:rFonts w:ascii="Arial" w:hAnsi="Arial" w:cs="Arial"/>
          <w:b/>
          <w:sz w:val="24"/>
          <w:szCs w:val="24"/>
        </w:rPr>
      </w:pPr>
      <w:r>
        <w:rPr>
          <w:rFonts w:ascii="Arial" w:hAnsi="Arial" w:cs="Arial"/>
          <w:b/>
          <w:noProof/>
          <w:sz w:val="24"/>
          <w:szCs w:val="24"/>
          <w:lang w:eastAsia="es-CO"/>
        </w:rPr>
        <w:lastRenderedPageBreak/>
        <w:drawing>
          <wp:inline distT="0" distB="0" distL="0" distR="0">
            <wp:extent cx="3926125" cy="2600325"/>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926125" cy="2600325"/>
                    </a:xfrm>
                    <a:prstGeom prst="rect">
                      <a:avLst/>
                    </a:prstGeom>
                    <a:noFill/>
                    <a:ln w="9525">
                      <a:noFill/>
                      <a:miter lim="800000"/>
                      <a:headEnd/>
                      <a:tailEnd/>
                    </a:ln>
                  </pic:spPr>
                </pic:pic>
              </a:graphicData>
            </a:graphic>
          </wp:inline>
        </w:drawing>
      </w:r>
    </w:p>
    <w:p w:rsidR="004060B5" w:rsidRDefault="004060B5" w:rsidP="00FA4F60">
      <w:pPr>
        <w:pStyle w:val="Prrafodelista"/>
        <w:tabs>
          <w:tab w:val="left" w:pos="1515"/>
        </w:tabs>
        <w:jc w:val="both"/>
        <w:rPr>
          <w:rFonts w:ascii="Arial" w:hAnsi="Arial" w:cs="Arial"/>
          <w:b/>
          <w:sz w:val="24"/>
          <w:szCs w:val="24"/>
        </w:rPr>
      </w:pPr>
    </w:p>
    <w:p w:rsidR="004060B5" w:rsidRDefault="00653921" w:rsidP="00FA4F60">
      <w:pPr>
        <w:pStyle w:val="Prrafodelista"/>
        <w:tabs>
          <w:tab w:val="left" w:pos="1515"/>
        </w:tabs>
        <w:jc w:val="both"/>
        <w:rPr>
          <w:rFonts w:ascii="Arial" w:hAnsi="Arial" w:cs="Arial"/>
          <w:b/>
          <w:sz w:val="24"/>
          <w:szCs w:val="24"/>
        </w:rPr>
      </w:pPr>
      <w:r>
        <w:rPr>
          <w:rFonts w:ascii="Arial" w:hAnsi="Arial" w:cs="Arial"/>
          <w:b/>
          <w:sz w:val="24"/>
          <w:szCs w:val="24"/>
        </w:rPr>
        <w:t>VELOCIDAD MEDIA</w:t>
      </w:r>
    </w:p>
    <w:p w:rsidR="00843B91" w:rsidRDefault="00843B91" w:rsidP="00FA4F60">
      <w:pPr>
        <w:pStyle w:val="Prrafodelista"/>
        <w:tabs>
          <w:tab w:val="left" w:pos="1515"/>
        </w:tabs>
        <w:jc w:val="both"/>
        <w:rPr>
          <w:rFonts w:ascii="Arial" w:hAnsi="Arial" w:cs="Arial"/>
          <w:b/>
          <w:sz w:val="24"/>
          <w:szCs w:val="24"/>
        </w:rPr>
      </w:pPr>
    </w:p>
    <w:p w:rsidR="00653921" w:rsidRPr="009D0B73" w:rsidRDefault="009D0B73" w:rsidP="00FA4F60">
      <w:pPr>
        <w:pStyle w:val="Prrafodelista"/>
        <w:tabs>
          <w:tab w:val="left" w:pos="1515"/>
        </w:tabs>
        <w:jc w:val="both"/>
        <w:rPr>
          <w:rFonts w:ascii="Arial" w:hAnsi="Arial" w:cs="Arial"/>
          <w:b/>
        </w:rPr>
      </w:pPr>
      <w:r w:rsidRPr="009D0B73">
        <w:rPr>
          <w:rFonts w:ascii="Arial" w:hAnsi="Arial" w:cs="Arial"/>
          <w:b/>
          <w:sz w:val="24"/>
          <w:szCs w:val="24"/>
        </w:rPr>
        <w:t xml:space="preserve">La velocidad media de una partícula está definida como el desplazamiento de la partícula </w:t>
      </w:r>
      <w:r w:rsidRPr="009D0B73">
        <w:rPr>
          <w:rFonts w:ascii="Arial" w:hAnsi="Arial" w:cs="Arial"/>
          <w:b/>
          <w:position w:val="-4"/>
        </w:rPr>
        <w:object w:dxaOrig="400" w:dyaOrig="260">
          <v:shape id="_x0000_i1028" type="#_x0000_t75" style="width:20.1pt;height:12.55pt" o:ole="">
            <v:imagedata r:id="rId33" o:title=""/>
          </v:shape>
          <o:OLEObject Type="Embed" ProgID="Equation.3" ShapeID="_x0000_i1028" DrawAspect="Content" ObjectID="_1361283908" r:id="rId36"/>
        </w:object>
      </w:r>
      <w:r w:rsidRPr="009D0B73">
        <w:rPr>
          <w:rFonts w:ascii="Arial" w:hAnsi="Arial" w:cs="Arial"/>
          <w:b/>
        </w:rPr>
        <w:t xml:space="preserve">dividido en el intervalo de tiempo </w:t>
      </w:r>
      <w:r w:rsidRPr="009D0B73">
        <w:rPr>
          <w:rFonts w:ascii="Arial" w:hAnsi="Arial" w:cs="Arial"/>
          <w:b/>
          <w:position w:val="-6"/>
        </w:rPr>
        <w:object w:dxaOrig="300" w:dyaOrig="279">
          <v:shape id="_x0000_i1029" type="#_x0000_t75" style="width:15.05pt;height:14.25pt" o:ole="">
            <v:imagedata r:id="rId37" o:title=""/>
          </v:shape>
          <o:OLEObject Type="Embed" ProgID="Equation.3" ShapeID="_x0000_i1029" DrawAspect="Content" ObjectID="_1361283909" r:id="rId38"/>
        </w:object>
      </w:r>
      <w:r w:rsidRPr="009D0B73">
        <w:rPr>
          <w:rFonts w:ascii="Arial" w:hAnsi="Arial" w:cs="Arial"/>
          <w:b/>
        </w:rPr>
        <w:t xml:space="preserve"> en el cual el desplazamiento ocurre.  </w:t>
      </w:r>
    </w:p>
    <w:p w:rsidR="009D0B73" w:rsidRPr="009D0B73" w:rsidRDefault="009D0B73" w:rsidP="00FA4F60">
      <w:pPr>
        <w:pStyle w:val="Prrafodelista"/>
        <w:tabs>
          <w:tab w:val="left" w:pos="1515"/>
        </w:tabs>
        <w:jc w:val="both"/>
        <w:rPr>
          <w:rFonts w:ascii="Arial" w:hAnsi="Arial" w:cs="Arial"/>
          <w:b/>
          <w:sz w:val="24"/>
          <w:szCs w:val="24"/>
        </w:rPr>
      </w:pPr>
    </w:p>
    <w:p w:rsidR="009D0B73" w:rsidRDefault="00930E5C" w:rsidP="009D0B73">
      <w:pPr>
        <w:pStyle w:val="Prrafodelista"/>
        <w:tabs>
          <w:tab w:val="left" w:pos="1515"/>
        </w:tabs>
        <w:jc w:val="center"/>
        <w:rPr>
          <w:rFonts w:ascii="Arial" w:hAnsi="Arial" w:cs="Arial"/>
          <w:b/>
          <w:sz w:val="24"/>
          <w:szCs w:val="24"/>
        </w:rPr>
      </w:pPr>
      <w:r w:rsidRPr="009D0B73">
        <w:rPr>
          <w:rFonts w:ascii="Arial" w:hAnsi="Arial" w:cs="Arial"/>
          <w:b/>
          <w:position w:val="-24"/>
          <w:sz w:val="24"/>
          <w:szCs w:val="24"/>
        </w:rPr>
        <w:object w:dxaOrig="720" w:dyaOrig="620">
          <v:shape id="_x0000_i1030" type="#_x0000_t75" style="width:61.1pt;height:52.75pt" o:ole="">
            <v:imagedata r:id="rId39" o:title=""/>
          </v:shape>
          <o:OLEObject Type="Embed" ProgID="Equation.3" ShapeID="_x0000_i1030" DrawAspect="Content" ObjectID="_1361283910" r:id="rId40"/>
        </w:object>
      </w:r>
    </w:p>
    <w:p w:rsidR="004060B5" w:rsidRDefault="009D0B73" w:rsidP="00FA4F60">
      <w:pPr>
        <w:pStyle w:val="Prrafodelista"/>
        <w:tabs>
          <w:tab w:val="left" w:pos="1515"/>
        </w:tabs>
        <w:jc w:val="both"/>
        <w:rPr>
          <w:rFonts w:ascii="Arial" w:hAnsi="Arial" w:cs="Arial"/>
          <w:b/>
          <w:sz w:val="24"/>
          <w:szCs w:val="24"/>
        </w:rPr>
      </w:pPr>
      <w:r>
        <w:rPr>
          <w:rFonts w:ascii="Arial" w:hAnsi="Arial" w:cs="Arial"/>
          <w:b/>
          <w:sz w:val="24"/>
          <w:szCs w:val="24"/>
        </w:rPr>
        <w:t>Donde X indica el movimiento a lo largo del eje X.</w:t>
      </w:r>
    </w:p>
    <w:p w:rsidR="009D0B73" w:rsidRDefault="009D0B73" w:rsidP="00FA4F60">
      <w:pPr>
        <w:pStyle w:val="Prrafodelista"/>
        <w:tabs>
          <w:tab w:val="left" w:pos="1515"/>
        </w:tabs>
        <w:jc w:val="both"/>
        <w:rPr>
          <w:rFonts w:ascii="Arial" w:hAnsi="Arial" w:cs="Arial"/>
          <w:b/>
          <w:sz w:val="24"/>
          <w:szCs w:val="24"/>
        </w:rPr>
      </w:pPr>
    </w:p>
    <w:p w:rsidR="009D0B73" w:rsidRDefault="009D0B73" w:rsidP="00FA4F60">
      <w:pPr>
        <w:pStyle w:val="Prrafodelista"/>
        <w:tabs>
          <w:tab w:val="left" w:pos="1515"/>
        </w:tabs>
        <w:jc w:val="both"/>
        <w:rPr>
          <w:rFonts w:ascii="Arial" w:hAnsi="Arial" w:cs="Arial"/>
          <w:b/>
          <w:sz w:val="24"/>
          <w:szCs w:val="24"/>
        </w:rPr>
      </w:pPr>
      <w:r>
        <w:rPr>
          <w:rFonts w:ascii="Arial" w:hAnsi="Arial" w:cs="Arial"/>
          <w:b/>
          <w:sz w:val="24"/>
          <w:szCs w:val="24"/>
        </w:rPr>
        <w:t xml:space="preserve">Desde esta definición vemos que la velocidad se da en unidades de longitud divididas en unidades de tiempo [L/T] que en el Sistema Internacional SI es [m/s] </w:t>
      </w:r>
    </w:p>
    <w:p w:rsidR="009D0B73" w:rsidRDefault="009D0B73" w:rsidP="00FA4F60">
      <w:pPr>
        <w:pStyle w:val="Prrafodelista"/>
        <w:tabs>
          <w:tab w:val="left" w:pos="1515"/>
        </w:tabs>
        <w:jc w:val="both"/>
        <w:rPr>
          <w:rFonts w:ascii="Arial" w:hAnsi="Arial" w:cs="Arial"/>
          <w:b/>
          <w:sz w:val="24"/>
          <w:szCs w:val="24"/>
        </w:rPr>
      </w:pPr>
    </w:p>
    <w:p w:rsidR="009D0B73" w:rsidRDefault="009D0B73" w:rsidP="00FA4F60">
      <w:pPr>
        <w:pStyle w:val="Prrafodelista"/>
        <w:tabs>
          <w:tab w:val="left" w:pos="1515"/>
        </w:tabs>
        <w:jc w:val="both"/>
        <w:rPr>
          <w:rFonts w:ascii="Arial" w:hAnsi="Arial" w:cs="Arial"/>
          <w:b/>
        </w:rPr>
      </w:pPr>
      <w:r>
        <w:rPr>
          <w:rFonts w:ascii="Arial" w:hAnsi="Arial" w:cs="Arial"/>
          <w:b/>
          <w:sz w:val="24"/>
          <w:szCs w:val="24"/>
        </w:rPr>
        <w:t>La velocidad media de una partícula puede ser positiva o negativa, dependiendo del signo del desplazamiento (</w:t>
      </w:r>
      <w:r w:rsidRPr="009D0B73">
        <w:rPr>
          <w:rFonts w:ascii="Arial" w:hAnsi="Arial" w:cs="Arial"/>
          <w:b/>
          <w:position w:val="-6"/>
        </w:rPr>
        <w:object w:dxaOrig="300" w:dyaOrig="279">
          <v:shape id="_x0000_i1031" type="#_x0000_t75" style="width:15.05pt;height:14.25pt" o:ole="">
            <v:imagedata r:id="rId37" o:title=""/>
          </v:shape>
          <o:OLEObject Type="Embed" ProgID="Equation.3" ShapeID="_x0000_i1031" DrawAspect="Content" ObjectID="_1361283911" r:id="rId41"/>
        </w:object>
      </w:r>
      <w:r>
        <w:rPr>
          <w:rFonts w:ascii="Arial" w:hAnsi="Arial" w:cs="Arial"/>
          <w:b/>
        </w:rPr>
        <w:t xml:space="preserve"> siempre es positivo). </w:t>
      </w:r>
    </w:p>
    <w:p w:rsidR="00930E5C" w:rsidRDefault="00930E5C" w:rsidP="00FA4F60">
      <w:pPr>
        <w:pStyle w:val="Prrafodelista"/>
        <w:tabs>
          <w:tab w:val="left" w:pos="1515"/>
        </w:tabs>
        <w:jc w:val="both"/>
        <w:rPr>
          <w:rFonts w:ascii="Arial" w:hAnsi="Arial" w:cs="Arial"/>
          <w:b/>
          <w:sz w:val="24"/>
          <w:szCs w:val="24"/>
        </w:rPr>
      </w:pPr>
    </w:p>
    <w:p w:rsidR="00930E5C" w:rsidRDefault="00930E5C" w:rsidP="00FA4F60">
      <w:pPr>
        <w:pStyle w:val="Prrafodelista"/>
        <w:tabs>
          <w:tab w:val="left" w:pos="1515"/>
        </w:tabs>
        <w:jc w:val="both"/>
        <w:rPr>
          <w:rFonts w:ascii="Arial" w:hAnsi="Arial" w:cs="Arial"/>
          <w:b/>
        </w:rPr>
      </w:pPr>
      <w:r>
        <w:rPr>
          <w:rFonts w:ascii="Arial" w:hAnsi="Arial" w:cs="Arial"/>
          <w:b/>
          <w:sz w:val="24"/>
          <w:szCs w:val="24"/>
        </w:rPr>
        <w:t>Si X</w:t>
      </w:r>
      <w:r>
        <w:rPr>
          <w:rFonts w:ascii="Arial" w:hAnsi="Arial" w:cs="Arial"/>
          <w:b/>
          <w:sz w:val="24"/>
          <w:szCs w:val="24"/>
          <w:vertAlign w:val="subscript"/>
        </w:rPr>
        <w:t xml:space="preserve">f </w:t>
      </w:r>
      <w:r>
        <w:rPr>
          <w:rFonts w:ascii="Arial" w:hAnsi="Arial" w:cs="Arial"/>
          <w:b/>
          <w:sz w:val="24"/>
          <w:szCs w:val="24"/>
        </w:rPr>
        <w:t>&gt; X</w:t>
      </w:r>
      <w:r>
        <w:rPr>
          <w:rFonts w:ascii="Arial" w:hAnsi="Arial" w:cs="Arial"/>
          <w:b/>
          <w:sz w:val="24"/>
          <w:szCs w:val="24"/>
          <w:vertAlign w:val="subscript"/>
        </w:rPr>
        <w:t xml:space="preserve">i </w:t>
      </w:r>
      <w:r>
        <w:rPr>
          <w:rFonts w:ascii="Arial" w:hAnsi="Arial" w:cs="Arial"/>
          <w:b/>
          <w:sz w:val="24"/>
          <w:szCs w:val="24"/>
        </w:rPr>
        <w:t xml:space="preserve">entonces </w:t>
      </w:r>
      <w:r w:rsidRPr="009D0B73">
        <w:rPr>
          <w:rFonts w:ascii="Arial" w:hAnsi="Arial" w:cs="Arial"/>
          <w:b/>
          <w:position w:val="-4"/>
        </w:rPr>
        <w:object w:dxaOrig="400" w:dyaOrig="260">
          <v:shape id="_x0000_i1032" type="#_x0000_t75" style="width:20.1pt;height:12.55pt" o:ole="">
            <v:imagedata r:id="rId33" o:title=""/>
          </v:shape>
          <o:OLEObject Type="Embed" ProgID="Equation.3" ShapeID="_x0000_i1032" DrawAspect="Content" ObjectID="_1361283912" r:id="rId42"/>
        </w:object>
      </w:r>
      <w:r>
        <w:rPr>
          <w:rFonts w:ascii="Arial" w:hAnsi="Arial" w:cs="Arial"/>
          <w:b/>
        </w:rPr>
        <w:t xml:space="preserve">es positivo y por ende </w:t>
      </w:r>
      <w:r w:rsidRPr="000072F1">
        <w:rPr>
          <w:position w:val="-6"/>
        </w:rPr>
        <w:object w:dxaOrig="180" w:dyaOrig="440">
          <v:shape id="_x0000_i1033" type="#_x0000_t75" style="width:9.2pt;height:21.75pt" o:ole="">
            <v:imagedata r:id="rId43" o:title=""/>
          </v:shape>
          <o:OLEObject Type="Embed" ProgID="Equation.3" ShapeID="_x0000_i1033" DrawAspect="Content" ObjectID="_1361283913" r:id="rId44"/>
        </w:object>
      </w:r>
      <w:r>
        <w:t xml:space="preserve"> es positivo</w:t>
      </w:r>
    </w:p>
    <w:p w:rsidR="00930E5C" w:rsidRDefault="00930E5C" w:rsidP="00930E5C">
      <w:pPr>
        <w:pStyle w:val="Prrafodelista"/>
        <w:tabs>
          <w:tab w:val="left" w:pos="1515"/>
        </w:tabs>
        <w:jc w:val="both"/>
        <w:rPr>
          <w:rFonts w:ascii="Arial" w:hAnsi="Arial" w:cs="Arial"/>
          <w:b/>
        </w:rPr>
      </w:pPr>
      <w:r>
        <w:rPr>
          <w:rFonts w:ascii="Arial" w:hAnsi="Arial" w:cs="Arial"/>
          <w:b/>
          <w:sz w:val="24"/>
          <w:szCs w:val="24"/>
        </w:rPr>
        <w:t>Si X</w:t>
      </w:r>
      <w:r>
        <w:rPr>
          <w:rFonts w:ascii="Arial" w:hAnsi="Arial" w:cs="Arial"/>
          <w:b/>
          <w:sz w:val="24"/>
          <w:szCs w:val="24"/>
          <w:vertAlign w:val="subscript"/>
        </w:rPr>
        <w:t xml:space="preserve">f </w:t>
      </w:r>
      <w:r>
        <w:rPr>
          <w:rFonts w:ascii="Arial" w:hAnsi="Arial" w:cs="Arial"/>
          <w:b/>
          <w:sz w:val="24"/>
          <w:szCs w:val="24"/>
        </w:rPr>
        <w:t>&lt; X</w:t>
      </w:r>
      <w:r>
        <w:rPr>
          <w:rFonts w:ascii="Arial" w:hAnsi="Arial" w:cs="Arial"/>
          <w:b/>
          <w:sz w:val="24"/>
          <w:szCs w:val="24"/>
          <w:vertAlign w:val="subscript"/>
        </w:rPr>
        <w:t xml:space="preserve">i </w:t>
      </w:r>
      <w:r>
        <w:rPr>
          <w:rFonts w:ascii="Arial" w:hAnsi="Arial" w:cs="Arial"/>
          <w:b/>
          <w:sz w:val="24"/>
          <w:szCs w:val="24"/>
        </w:rPr>
        <w:t xml:space="preserve">entonces </w:t>
      </w:r>
      <w:r w:rsidRPr="009D0B73">
        <w:rPr>
          <w:rFonts w:ascii="Arial" w:hAnsi="Arial" w:cs="Arial"/>
          <w:b/>
          <w:position w:val="-4"/>
        </w:rPr>
        <w:object w:dxaOrig="400" w:dyaOrig="260">
          <v:shape id="_x0000_i1034" type="#_x0000_t75" style="width:20.1pt;height:12.55pt" o:ole="">
            <v:imagedata r:id="rId33" o:title=""/>
          </v:shape>
          <o:OLEObject Type="Embed" ProgID="Equation.3" ShapeID="_x0000_i1034" DrawAspect="Content" ObjectID="_1361283914" r:id="rId45"/>
        </w:object>
      </w:r>
      <w:r>
        <w:rPr>
          <w:rFonts w:ascii="Arial" w:hAnsi="Arial" w:cs="Arial"/>
          <w:b/>
        </w:rPr>
        <w:t xml:space="preserve">es negativo y por ende </w:t>
      </w:r>
      <w:r w:rsidRPr="000072F1">
        <w:rPr>
          <w:position w:val="-6"/>
        </w:rPr>
        <w:object w:dxaOrig="180" w:dyaOrig="440">
          <v:shape id="_x0000_i1035" type="#_x0000_t75" style="width:9.2pt;height:21.75pt" o:ole="">
            <v:imagedata r:id="rId46" o:title=""/>
          </v:shape>
          <o:OLEObject Type="Embed" ProgID="Equation.3" ShapeID="_x0000_i1035" DrawAspect="Content" ObjectID="_1361283915" r:id="rId47"/>
        </w:object>
      </w:r>
      <w:r>
        <w:t>es negativo</w:t>
      </w:r>
    </w:p>
    <w:p w:rsidR="00930E5C" w:rsidRPr="00930E5C" w:rsidRDefault="00930E5C" w:rsidP="00FA4F60">
      <w:pPr>
        <w:pStyle w:val="Prrafodelista"/>
        <w:tabs>
          <w:tab w:val="left" w:pos="1515"/>
        </w:tabs>
        <w:jc w:val="both"/>
        <w:rPr>
          <w:rFonts w:ascii="Arial" w:hAnsi="Arial" w:cs="Arial"/>
          <w:b/>
          <w:sz w:val="24"/>
          <w:szCs w:val="24"/>
        </w:rPr>
      </w:pPr>
    </w:p>
    <w:p w:rsidR="004060B5" w:rsidRDefault="00930E5C" w:rsidP="00FA4F60">
      <w:pPr>
        <w:pStyle w:val="Prrafodelista"/>
        <w:tabs>
          <w:tab w:val="left" w:pos="1515"/>
        </w:tabs>
        <w:jc w:val="both"/>
        <w:rPr>
          <w:rFonts w:ascii="Arial" w:hAnsi="Arial" w:cs="Arial"/>
          <w:b/>
          <w:sz w:val="24"/>
          <w:szCs w:val="24"/>
        </w:rPr>
      </w:pPr>
      <w:r>
        <w:rPr>
          <w:rFonts w:ascii="Arial" w:hAnsi="Arial" w:cs="Arial"/>
          <w:b/>
          <w:sz w:val="24"/>
          <w:szCs w:val="24"/>
        </w:rPr>
        <w:t>IMPORTANTE</w:t>
      </w:r>
    </w:p>
    <w:p w:rsidR="00930E5C" w:rsidRDefault="00930E5C" w:rsidP="00FA4F60">
      <w:pPr>
        <w:pStyle w:val="Prrafodelista"/>
        <w:tabs>
          <w:tab w:val="left" w:pos="1515"/>
        </w:tabs>
        <w:jc w:val="both"/>
        <w:rPr>
          <w:rFonts w:ascii="Arial" w:hAnsi="Arial" w:cs="Arial"/>
          <w:b/>
          <w:sz w:val="24"/>
          <w:szCs w:val="24"/>
        </w:rPr>
      </w:pPr>
      <w:r>
        <w:rPr>
          <w:rFonts w:ascii="Arial" w:hAnsi="Arial" w:cs="Arial"/>
          <w:b/>
          <w:sz w:val="24"/>
          <w:szCs w:val="24"/>
        </w:rPr>
        <w:t>No se debe confundir la rapidez con la velocidad</w:t>
      </w:r>
      <w:r w:rsidR="00200B84">
        <w:rPr>
          <w:rFonts w:ascii="Arial" w:hAnsi="Arial" w:cs="Arial"/>
          <w:b/>
          <w:sz w:val="24"/>
          <w:szCs w:val="24"/>
        </w:rPr>
        <w:t>. L</w:t>
      </w:r>
      <w:r>
        <w:rPr>
          <w:rFonts w:ascii="Arial" w:hAnsi="Arial" w:cs="Arial"/>
          <w:b/>
          <w:sz w:val="24"/>
          <w:szCs w:val="24"/>
        </w:rPr>
        <w:t xml:space="preserve">a rapidez es una magnitud </w:t>
      </w:r>
      <w:r w:rsidR="00200B84">
        <w:rPr>
          <w:rFonts w:ascii="Arial" w:hAnsi="Arial" w:cs="Arial"/>
          <w:b/>
          <w:sz w:val="24"/>
          <w:szCs w:val="24"/>
        </w:rPr>
        <w:t>e</w:t>
      </w:r>
      <w:r>
        <w:rPr>
          <w:rFonts w:ascii="Arial" w:hAnsi="Arial" w:cs="Arial"/>
          <w:b/>
          <w:sz w:val="24"/>
          <w:szCs w:val="24"/>
        </w:rPr>
        <w:t>scalar que da cuanta simplemente del modulo de la velocidad sin</w:t>
      </w:r>
      <w:r w:rsidR="00200B84">
        <w:rPr>
          <w:rFonts w:ascii="Arial" w:hAnsi="Arial" w:cs="Arial"/>
          <w:b/>
          <w:sz w:val="24"/>
          <w:szCs w:val="24"/>
        </w:rPr>
        <w:t xml:space="preserve"> importar el signo que el vector velocidad presenta.</w:t>
      </w:r>
      <w:r>
        <w:rPr>
          <w:rFonts w:ascii="Arial" w:hAnsi="Arial" w:cs="Arial"/>
          <w:b/>
          <w:sz w:val="24"/>
          <w:szCs w:val="24"/>
        </w:rPr>
        <w:t xml:space="preserve">  </w:t>
      </w:r>
    </w:p>
    <w:p w:rsidR="004060B5" w:rsidRDefault="00930E5C" w:rsidP="00FA4F60">
      <w:pPr>
        <w:pStyle w:val="Prrafodelista"/>
        <w:tabs>
          <w:tab w:val="left" w:pos="1515"/>
        </w:tabs>
        <w:jc w:val="both"/>
        <w:rPr>
          <w:rFonts w:ascii="Arial" w:hAnsi="Arial" w:cs="Arial"/>
          <w:b/>
          <w:sz w:val="24"/>
          <w:szCs w:val="24"/>
        </w:rPr>
      </w:pPr>
      <w:r>
        <w:rPr>
          <w:rFonts w:ascii="Arial" w:hAnsi="Arial" w:cs="Arial"/>
          <w:b/>
          <w:sz w:val="24"/>
          <w:szCs w:val="24"/>
        </w:rPr>
        <w:lastRenderedPageBreak/>
        <w:t>EJEMPLO</w:t>
      </w:r>
    </w:p>
    <w:p w:rsidR="00930E5C" w:rsidRDefault="00930E5C" w:rsidP="00FA4F60">
      <w:pPr>
        <w:pStyle w:val="Prrafodelista"/>
        <w:tabs>
          <w:tab w:val="left" w:pos="1515"/>
        </w:tabs>
        <w:jc w:val="both"/>
        <w:rPr>
          <w:rFonts w:ascii="Arial" w:hAnsi="Arial" w:cs="Arial"/>
          <w:b/>
          <w:sz w:val="24"/>
          <w:szCs w:val="24"/>
        </w:rPr>
      </w:pPr>
    </w:p>
    <w:p w:rsidR="00397209" w:rsidRDefault="00200B84" w:rsidP="00FA4F60">
      <w:pPr>
        <w:pStyle w:val="Prrafodelista"/>
        <w:tabs>
          <w:tab w:val="left" w:pos="1515"/>
        </w:tabs>
        <w:jc w:val="both"/>
        <w:rPr>
          <w:rFonts w:ascii="Arial" w:hAnsi="Arial" w:cs="Arial"/>
          <w:b/>
          <w:sz w:val="24"/>
          <w:szCs w:val="24"/>
        </w:rPr>
      </w:pPr>
      <w:r>
        <w:rPr>
          <w:rFonts w:ascii="Arial" w:hAnsi="Arial" w:cs="Arial"/>
          <w:b/>
          <w:sz w:val="24"/>
          <w:szCs w:val="24"/>
        </w:rPr>
        <w:t>Encuentre el desplazamiento, la velocidad media y la rapidez del móvil de la siguiente figura</w:t>
      </w:r>
      <w:r w:rsidR="00397209">
        <w:rPr>
          <w:rFonts w:ascii="Arial" w:hAnsi="Arial" w:cs="Arial"/>
          <w:b/>
          <w:sz w:val="24"/>
          <w:szCs w:val="24"/>
        </w:rPr>
        <w:t>, entre las posiciones A y F.</w:t>
      </w:r>
      <w:r w:rsidR="00FC701D">
        <w:rPr>
          <w:rFonts w:ascii="Arial" w:hAnsi="Arial" w:cs="Arial"/>
          <w:b/>
          <w:sz w:val="24"/>
          <w:szCs w:val="24"/>
        </w:rPr>
        <w:t xml:space="preserve"> </w:t>
      </w:r>
    </w:p>
    <w:p w:rsidR="00397209" w:rsidRDefault="00397209" w:rsidP="00FA4F60">
      <w:pPr>
        <w:pStyle w:val="Prrafodelista"/>
        <w:tabs>
          <w:tab w:val="left" w:pos="1515"/>
        </w:tabs>
        <w:jc w:val="both"/>
        <w:rPr>
          <w:rFonts w:ascii="Arial" w:hAnsi="Arial" w:cs="Arial"/>
          <w:b/>
          <w:sz w:val="24"/>
          <w:szCs w:val="24"/>
        </w:rPr>
      </w:pPr>
      <w:r>
        <w:rPr>
          <w:rFonts w:ascii="Arial" w:hAnsi="Arial" w:cs="Arial"/>
          <w:b/>
          <w:noProof/>
          <w:sz w:val="24"/>
          <w:szCs w:val="24"/>
          <w:lang w:eastAsia="es-CO"/>
        </w:rPr>
        <w:drawing>
          <wp:inline distT="0" distB="0" distL="0" distR="0">
            <wp:extent cx="4103739" cy="3200400"/>
            <wp:effectExtent l="19050" t="0" r="0" b="0"/>
            <wp:docPr id="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srcRect/>
                    <a:stretch>
                      <a:fillRect/>
                    </a:stretch>
                  </pic:blipFill>
                  <pic:spPr bwMode="auto">
                    <a:xfrm>
                      <a:off x="0" y="0"/>
                      <a:ext cx="4103739" cy="3200400"/>
                    </a:xfrm>
                    <a:prstGeom prst="rect">
                      <a:avLst/>
                    </a:prstGeom>
                    <a:noFill/>
                    <a:ln w="9525">
                      <a:noFill/>
                      <a:miter lim="800000"/>
                      <a:headEnd/>
                      <a:tailEnd/>
                    </a:ln>
                  </pic:spPr>
                </pic:pic>
              </a:graphicData>
            </a:graphic>
          </wp:inline>
        </w:drawing>
      </w:r>
    </w:p>
    <w:p w:rsidR="00200B84" w:rsidRDefault="00200B84" w:rsidP="00FA4F60">
      <w:pPr>
        <w:pStyle w:val="Prrafodelista"/>
        <w:tabs>
          <w:tab w:val="left" w:pos="1515"/>
        </w:tabs>
        <w:jc w:val="both"/>
        <w:rPr>
          <w:rFonts w:ascii="Arial" w:hAnsi="Arial" w:cs="Arial"/>
          <w:b/>
          <w:sz w:val="24"/>
          <w:szCs w:val="24"/>
        </w:rPr>
      </w:pPr>
    </w:p>
    <w:p w:rsidR="00200B84" w:rsidRDefault="00FC701D" w:rsidP="00FA4F60">
      <w:pPr>
        <w:pStyle w:val="Prrafodelista"/>
        <w:tabs>
          <w:tab w:val="left" w:pos="1515"/>
        </w:tabs>
        <w:jc w:val="both"/>
        <w:rPr>
          <w:rFonts w:ascii="Arial" w:hAnsi="Arial" w:cs="Arial"/>
          <w:b/>
          <w:sz w:val="24"/>
          <w:szCs w:val="24"/>
        </w:rPr>
      </w:pPr>
      <w:r w:rsidRPr="00397209">
        <w:rPr>
          <w:rFonts w:ascii="Arial" w:hAnsi="Arial" w:cs="Arial"/>
          <w:b/>
          <w:position w:val="-28"/>
          <w:sz w:val="24"/>
          <w:szCs w:val="24"/>
        </w:rPr>
        <w:object w:dxaOrig="2400" w:dyaOrig="680">
          <v:shape id="_x0000_i1036" type="#_x0000_t75" style="width:119.7pt;height:33.5pt" o:ole="">
            <v:imagedata r:id="rId49" o:title=""/>
          </v:shape>
          <o:OLEObject Type="Embed" ProgID="Equation.3" ShapeID="_x0000_i1036" DrawAspect="Content" ObjectID="_1361283916" r:id="rId50"/>
        </w:object>
      </w:r>
    </w:p>
    <w:p w:rsidR="004060B5" w:rsidRDefault="004060B5" w:rsidP="00FA4F60">
      <w:pPr>
        <w:pStyle w:val="Prrafodelista"/>
        <w:tabs>
          <w:tab w:val="left" w:pos="1515"/>
        </w:tabs>
        <w:jc w:val="both"/>
        <w:rPr>
          <w:rFonts w:ascii="Arial" w:hAnsi="Arial" w:cs="Arial"/>
          <w:b/>
          <w:sz w:val="24"/>
          <w:szCs w:val="24"/>
        </w:rPr>
      </w:pPr>
    </w:p>
    <w:p w:rsidR="00FC701D" w:rsidRDefault="00FC701D" w:rsidP="00FA4F60">
      <w:pPr>
        <w:pStyle w:val="Prrafodelista"/>
        <w:tabs>
          <w:tab w:val="left" w:pos="1515"/>
        </w:tabs>
        <w:jc w:val="both"/>
        <w:rPr>
          <w:rFonts w:ascii="Arial" w:hAnsi="Arial" w:cs="Arial"/>
          <w:b/>
          <w:sz w:val="24"/>
          <w:szCs w:val="24"/>
        </w:rPr>
      </w:pPr>
      <w:r>
        <w:rPr>
          <w:rFonts w:ascii="Arial" w:hAnsi="Arial" w:cs="Arial"/>
          <w:b/>
          <w:sz w:val="24"/>
          <w:szCs w:val="24"/>
        </w:rPr>
        <w:t xml:space="preserve">(animación </w:t>
      </w: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4060B5" w:rsidRDefault="004060B5" w:rsidP="00FA4F60">
      <w:pPr>
        <w:pStyle w:val="Prrafodelista"/>
        <w:tabs>
          <w:tab w:val="left" w:pos="1515"/>
        </w:tabs>
        <w:jc w:val="both"/>
        <w:rPr>
          <w:rFonts w:ascii="Arial" w:hAnsi="Arial" w:cs="Arial"/>
          <w:b/>
          <w:sz w:val="24"/>
          <w:szCs w:val="24"/>
        </w:rPr>
      </w:pPr>
    </w:p>
    <w:p w:rsidR="00072214" w:rsidRPr="003847C6" w:rsidRDefault="00FA4F60" w:rsidP="00FA4F60">
      <w:pPr>
        <w:pStyle w:val="Prrafodelista"/>
        <w:tabs>
          <w:tab w:val="left" w:pos="1515"/>
        </w:tabs>
        <w:jc w:val="both"/>
        <w:rPr>
          <w:rFonts w:ascii="Arial" w:hAnsi="Arial" w:cs="Arial"/>
          <w:b/>
          <w:sz w:val="24"/>
          <w:szCs w:val="24"/>
        </w:rPr>
      </w:pPr>
      <w:r w:rsidRPr="003847C6">
        <w:rPr>
          <w:rFonts w:ascii="Arial" w:hAnsi="Arial" w:cs="Arial"/>
          <w:b/>
          <w:sz w:val="24"/>
          <w:szCs w:val="24"/>
        </w:rPr>
        <w:lastRenderedPageBreak/>
        <w:t>MOVIMIENTO EN EL PLANO CON ACELERACIÓN CONSTANTE</w:t>
      </w:r>
      <w:r w:rsidR="00072214" w:rsidRPr="003847C6">
        <w:rPr>
          <w:rFonts w:ascii="Arial" w:hAnsi="Arial" w:cs="Arial"/>
          <w:b/>
          <w:sz w:val="24"/>
          <w:szCs w:val="24"/>
        </w:rPr>
        <w:t>.</w:t>
      </w:r>
    </w:p>
    <w:p w:rsidR="00541F93" w:rsidRPr="003847C6" w:rsidRDefault="00072214" w:rsidP="003847C6">
      <w:pPr>
        <w:tabs>
          <w:tab w:val="left" w:pos="1515"/>
        </w:tabs>
        <w:jc w:val="both"/>
        <w:rPr>
          <w:rFonts w:ascii="Arial" w:hAnsi="Arial" w:cs="Arial"/>
          <w:sz w:val="24"/>
          <w:szCs w:val="24"/>
        </w:rPr>
      </w:pPr>
      <w:r w:rsidRPr="003847C6">
        <w:rPr>
          <w:rFonts w:ascii="Arial" w:hAnsi="Arial" w:cs="Arial"/>
          <w:sz w:val="24"/>
          <w:szCs w:val="24"/>
        </w:rPr>
        <w:t xml:space="preserve"> </w:t>
      </w:r>
    </w:p>
    <w:p w:rsidR="00541F93" w:rsidRPr="003847C6" w:rsidRDefault="00541F93" w:rsidP="003847C6">
      <w:pPr>
        <w:spacing w:after="0" w:line="240" w:lineRule="auto"/>
        <w:jc w:val="both"/>
        <w:rPr>
          <w:rFonts w:ascii="Arial" w:eastAsia="Calibri" w:hAnsi="Arial" w:cs="Arial"/>
          <w:b/>
          <w:sz w:val="24"/>
          <w:szCs w:val="24"/>
        </w:rPr>
      </w:pPr>
      <w:r w:rsidRPr="003847C6">
        <w:rPr>
          <w:rFonts w:ascii="Arial" w:eastAsia="Calibri" w:hAnsi="Arial" w:cs="Arial"/>
          <w:b/>
          <w:sz w:val="24"/>
          <w:szCs w:val="24"/>
        </w:rPr>
        <w:t xml:space="preserve">Movimiento </w:t>
      </w:r>
      <w:r w:rsidR="00FA4F60">
        <w:rPr>
          <w:rFonts w:ascii="Arial" w:eastAsia="Calibri" w:hAnsi="Arial" w:cs="Arial"/>
          <w:b/>
          <w:sz w:val="24"/>
          <w:szCs w:val="24"/>
        </w:rPr>
        <w:t>P</w:t>
      </w:r>
      <w:r w:rsidRPr="003847C6">
        <w:rPr>
          <w:rFonts w:ascii="Arial" w:eastAsia="Calibri" w:hAnsi="Arial" w:cs="Arial"/>
          <w:b/>
          <w:sz w:val="24"/>
          <w:szCs w:val="24"/>
        </w:rPr>
        <w:t>arabólico</w:t>
      </w:r>
    </w:p>
    <w:p w:rsidR="00F56711" w:rsidRPr="003847C6" w:rsidRDefault="00F56711" w:rsidP="003847C6">
      <w:pPr>
        <w:pStyle w:val="Prrafodelista"/>
        <w:spacing w:after="0" w:line="240" w:lineRule="auto"/>
        <w:jc w:val="both"/>
        <w:rPr>
          <w:rFonts w:ascii="Arial" w:eastAsia="Calibri" w:hAnsi="Arial" w:cs="Arial"/>
          <w:b/>
          <w:sz w:val="24"/>
          <w:szCs w:val="24"/>
        </w:rPr>
      </w:pPr>
    </w:p>
    <w:p w:rsidR="00BA690D" w:rsidRDefault="00BA690D" w:rsidP="003847C6">
      <w:pPr>
        <w:jc w:val="both"/>
        <w:rPr>
          <w:rFonts w:ascii="Arial" w:hAnsi="Arial" w:cs="Arial"/>
          <w:sz w:val="24"/>
          <w:szCs w:val="24"/>
        </w:rPr>
      </w:pPr>
      <w:r>
        <w:rPr>
          <w:rFonts w:ascii="Arial" w:hAnsi="Arial" w:cs="Arial"/>
          <w:sz w:val="24"/>
          <w:szCs w:val="24"/>
        </w:rPr>
        <w:t xml:space="preserve">Cualquiera que haya observado una pelota de futbol en movimiento después de haber sido pateada por un jugador, o cualquier otro objeto arrojado al aire ha observado el movimiento parabólico. </w:t>
      </w:r>
    </w:p>
    <w:p w:rsidR="00BA690D" w:rsidRDefault="00BA690D" w:rsidP="003847C6">
      <w:pPr>
        <w:jc w:val="both"/>
        <w:rPr>
          <w:rFonts w:ascii="Arial" w:hAnsi="Arial" w:cs="Arial"/>
          <w:sz w:val="24"/>
          <w:szCs w:val="24"/>
        </w:rPr>
      </w:pPr>
      <w:r>
        <w:rPr>
          <w:rFonts w:ascii="Arial" w:hAnsi="Arial" w:cs="Arial"/>
          <w:noProof/>
          <w:sz w:val="24"/>
          <w:szCs w:val="24"/>
          <w:lang w:eastAsia="es-CO"/>
        </w:rPr>
        <w:drawing>
          <wp:inline distT="0" distB="0" distL="0" distR="0">
            <wp:extent cx="3228975" cy="1855906"/>
            <wp:effectExtent l="19050" t="0" r="952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3228975" cy="1855906"/>
                    </a:xfrm>
                    <a:prstGeom prst="rect">
                      <a:avLst/>
                    </a:prstGeom>
                    <a:noFill/>
                    <a:ln w="9525">
                      <a:noFill/>
                      <a:miter lim="800000"/>
                      <a:headEnd/>
                      <a:tailEnd/>
                    </a:ln>
                  </pic:spPr>
                </pic:pic>
              </a:graphicData>
            </a:graphic>
          </wp:inline>
        </w:drawing>
      </w:r>
      <w:r w:rsidR="00F332EF">
        <w:rPr>
          <w:rFonts w:ascii="Arial" w:hAnsi="Arial" w:cs="Arial"/>
          <w:sz w:val="24"/>
          <w:szCs w:val="24"/>
        </w:rPr>
        <w:t>fig1</w:t>
      </w:r>
    </w:p>
    <w:p w:rsidR="00BA690D" w:rsidRDefault="00BA690D" w:rsidP="00BA690D">
      <w:pPr>
        <w:jc w:val="both"/>
        <w:rPr>
          <w:rFonts w:ascii="Arial" w:hAnsi="Arial" w:cs="Arial"/>
          <w:sz w:val="24"/>
          <w:szCs w:val="24"/>
        </w:rPr>
      </w:pPr>
      <w:r w:rsidRPr="003847C6">
        <w:rPr>
          <w:rFonts w:ascii="Arial" w:hAnsi="Arial" w:cs="Arial"/>
          <w:sz w:val="24"/>
          <w:szCs w:val="24"/>
        </w:rPr>
        <w:t xml:space="preserve">Se denomina </w:t>
      </w:r>
      <w:r w:rsidRPr="003847C6">
        <w:rPr>
          <w:rFonts w:ascii="Arial" w:hAnsi="Arial" w:cs="Arial"/>
          <w:bCs/>
          <w:sz w:val="24"/>
          <w:szCs w:val="24"/>
        </w:rPr>
        <w:t>movimiento parabólico</w:t>
      </w:r>
      <w:r w:rsidRPr="003847C6">
        <w:rPr>
          <w:rFonts w:ascii="Arial" w:hAnsi="Arial" w:cs="Arial"/>
          <w:sz w:val="24"/>
          <w:szCs w:val="24"/>
        </w:rPr>
        <w:t xml:space="preserve"> al realizado por un objeto cuya trayectoria describe una parábola. </w:t>
      </w:r>
    </w:p>
    <w:p w:rsidR="00BA690D" w:rsidRDefault="00BA690D" w:rsidP="00BA690D">
      <w:pPr>
        <w:jc w:val="center"/>
        <w:rPr>
          <w:rFonts w:ascii="Arial" w:hAnsi="Arial" w:cs="Arial"/>
          <w:sz w:val="24"/>
          <w:szCs w:val="24"/>
        </w:rPr>
      </w:pPr>
      <w:r>
        <w:rPr>
          <w:rFonts w:ascii="Arial" w:hAnsi="Arial" w:cs="Arial"/>
          <w:noProof/>
          <w:sz w:val="24"/>
          <w:szCs w:val="24"/>
          <w:lang w:eastAsia="es-CO"/>
        </w:rPr>
        <w:drawing>
          <wp:inline distT="0" distB="0" distL="0" distR="0">
            <wp:extent cx="1612472" cy="2152650"/>
            <wp:effectExtent l="19050" t="0" r="6778"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1612472" cy="2152650"/>
                    </a:xfrm>
                    <a:prstGeom prst="rect">
                      <a:avLst/>
                    </a:prstGeom>
                    <a:noFill/>
                    <a:ln w="9525">
                      <a:noFill/>
                      <a:miter lim="800000"/>
                      <a:headEnd/>
                      <a:tailEnd/>
                    </a:ln>
                  </pic:spPr>
                </pic:pic>
              </a:graphicData>
            </a:graphic>
          </wp:inline>
        </w:drawing>
      </w:r>
      <w:r w:rsidR="00F332EF">
        <w:rPr>
          <w:rFonts w:ascii="Arial" w:hAnsi="Arial" w:cs="Arial"/>
          <w:sz w:val="24"/>
          <w:szCs w:val="24"/>
        </w:rPr>
        <w:t>fig 2</w:t>
      </w:r>
    </w:p>
    <w:p w:rsidR="00BA690D" w:rsidRDefault="00BA690D" w:rsidP="003847C6">
      <w:pPr>
        <w:jc w:val="both"/>
        <w:rPr>
          <w:rFonts w:ascii="Arial" w:hAnsi="Arial" w:cs="Arial"/>
          <w:sz w:val="24"/>
          <w:szCs w:val="24"/>
        </w:rPr>
      </w:pPr>
    </w:p>
    <w:p w:rsidR="004C0515" w:rsidRDefault="00BA690D" w:rsidP="00BA690D">
      <w:pPr>
        <w:jc w:val="both"/>
        <w:rPr>
          <w:rFonts w:ascii="Arial" w:hAnsi="Arial" w:cs="Arial"/>
          <w:sz w:val="24"/>
          <w:szCs w:val="24"/>
        </w:rPr>
      </w:pPr>
      <w:r>
        <w:rPr>
          <w:rFonts w:ascii="Arial" w:hAnsi="Arial" w:cs="Arial"/>
          <w:sz w:val="24"/>
          <w:szCs w:val="24"/>
        </w:rPr>
        <w:t>El análisis de</w:t>
      </w:r>
      <w:r w:rsidR="004C0515">
        <w:rPr>
          <w:rFonts w:ascii="Arial" w:hAnsi="Arial" w:cs="Arial"/>
          <w:sz w:val="24"/>
          <w:szCs w:val="24"/>
        </w:rPr>
        <w:t>l</w:t>
      </w:r>
      <w:r>
        <w:rPr>
          <w:rFonts w:ascii="Arial" w:hAnsi="Arial" w:cs="Arial"/>
          <w:sz w:val="24"/>
          <w:szCs w:val="24"/>
        </w:rPr>
        <w:t xml:space="preserve"> movimiento</w:t>
      </w:r>
      <w:r w:rsidR="004C0515">
        <w:rPr>
          <w:rFonts w:ascii="Arial" w:hAnsi="Arial" w:cs="Arial"/>
          <w:sz w:val="24"/>
          <w:szCs w:val="24"/>
        </w:rPr>
        <w:t xml:space="preserve"> parabólico,</w:t>
      </w:r>
      <w:r>
        <w:rPr>
          <w:rFonts w:ascii="Arial" w:hAnsi="Arial" w:cs="Arial"/>
          <w:sz w:val="24"/>
          <w:szCs w:val="24"/>
        </w:rPr>
        <w:t xml:space="preserve"> se puede hacer</w:t>
      </w:r>
      <w:r w:rsidR="004C0515">
        <w:rPr>
          <w:rFonts w:ascii="Arial" w:hAnsi="Arial" w:cs="Arial"/>
          <w:sz w:val="24"/>
          <w:szCs w:val="24"/>
        </w:rPr>
        <w:t xml:space="preserve"> a partir del las componentes horizontal y vertical  </w:t>
      </w:r>
    </w:p>
    <w:p w:rsidR="00B94CBA" w:rsidRDefault="00B94CBA" w:rsidP="00BA690D">
      <w:pPr>
        <w:jc w:val="both"/>
        <w:rPr>
          <w:rFonts w:ascii="Arial" w:hAnsi="Arial" w:cs="Arial"/>
          <w:sz w:val="24"/>
          <w:szCs w:val="24"/>
        </w:rPr>
      </w:pPr>
      <w:r>
        <w:rPr>
          <w:rFonts w:ascii="Arial" w:hAnsi="Arial" w:cs="Arial"/>
          <w:sz w:val="24"/>
          <w:szCs w:val="24"/>
        </w:rPr>
        <w:t>Para el estudio correspondiente asumimos que:</w:t>
      </w:r>
    </w:p>
    <w:p w:rsidR="00B94CBA" w:rsidRPr="00B94CBA" w:rsidRDefault="00B94CBA" w:rsidP="00B94CBA">
      <w:pPr>
        <w:pStyle w:val="Prrafodelista"/>
        <w:numPr>
          <w:ilvl w:val="0"/>
          <w:numId w:val="6"/>
        </w:numPr>
        <w:jc w:val="both"/>
        <w:rPr>
          <w:rFonts w:ascii="Arial" w:hAnsi="Arial" w:cs="Arial"/>
          <w:sz w:val="24"/>
          <w:szCs w:val="24"/>
        </w:rPr>
      </w:pPr>
      <w:r w:rsidRPr="00B94CBA">
        <w:rPr>
          <w:rFonts w:ascii="Arial" w:hAnsi="Arial" w:cs="Arial"/>
          <w:sz w:val="24"/>
          <w:szCs w:val="24"/>
        </w:rPr>
        <w:t>E</w:t>
      </w:r>
      <w:r w:rsidR="00BA690D" w:rsidRPr="00B94CBA">
        <w:rPr>
          <w:rFonts w:ascii="Arial" w:hAnsi="Arial" w:cs="Arial"/>
          <w:sz w:val="24"/>
          <w:szCs w:val="24"/>
        </w:rPr>
        <w:t xml:space="preserve">l objeto </w:t>
      </w:r>
      <w:r w:rsidRPr="00B94CBA">
        <w:rPr>
          <w:rFonts w:ascii="Arial" w:hAnsi="Arial" w:cs="Arial"/>
          <w:sz w:val="24"/>
          <w:szCs w:val="24"/>
        </w:rPr>
        <w:t xml:space="preserve">se </w:t>
      </w:r>
      <w:r w:rsidR="00BA690D" w:rsidRPr="00B94CBA">
        <w:rPr>
          <w:rFonts w:ascii="Arial" w:hAnsi="Arial" w:cs="Arial"/>
          <w:sz w:val="24"/>
          <w:szCs w:val="24"/>
        </w:rPr>
        <w:t xml:space="preserve">mueve en un medio </w:t>
      </w:r>
      <w:r w:rsidRPr="00B94CBA">
        <w:rPr>
          <w:rFonts w:ascii="Arial" w:hAnsi="Arial" w:cs="Arial"/>
          <w:sz w:val="24"/>
          <w:szCs w:val="24"/>
        </w:rPr>
        <w:t>donde no hay resistencia al aire</w:t>
      </w:r>
    </w:p>
    <w:p w:rsidR="00BA690D" w:rsidRDefault="00B94CBA" w:rsidP="00B94CBA">
      <w:pPr>
        <w:pStyle w:val="Prrafodelista"/>
        <w:numPr>
          <w:ilvl w:val="0"/>
          <w:numId w:val="6"/>
        </w:numPr>
        <w:jc w:val="both"/>
        <w:rPr>
          <w:rFonts w:ascii="Arial" w:hAnsi="Arial" w:cs="Arial"/>
          <w:sz w:val="24"/>
          <w:szCs w:val="24"/>
        </w:rPr>
      </w:pPr>
      <w:r w:rsidRPr="00B94CBA">
        <w:rPr>
          <w:rFonts w:ascii="Arial" w:hAnsi="Arial" w:cs="Arial"/>
          <w:sz w:val="24"/>
          <w:szCs w:val="24"/>
        </w:rPr>
        <w:t>El objeto e</w:t>
      </w:r>
      <w:r w:rsidR="00BA690D" w:rsidRPr="00B94CBA">
        <w:rPr>
          <w:rFonts w:ascii="Arial" w:hAnsi="Arial" w:cs="Arial"/>
          <w:sz w:val="24"/>
          <w:szCs w:val="24"/>
        </w:rPr>
        <w:t>stá sujeto a un campo gravitatorio uniforme.</w:t>
      </w:r>
    </w:p>
    <w:p w:rsidR="00B94CBA" w:rsidRDefault="00B94CBA" w:rsidP="00B94CBA">
      <w:pPr>
        <w:pStyle w:val="Prrafodelista"/>
        <w:jc w:val="both"/>
        <w:rPr>
          <w:rFonts w:ascii="Arial" w:hAnsi="Arial" w:cs="Arial"/>
          <w:sz w:val="24"/>
          <w:szCs w:val="24"/>
        </w:rPr>
      </w:pPr>
    </w:p>
    <w:p w:rsidR="00B94CBA" w:rsidRPr="00B94CBA" w:rsidRDefault="00B94CBA" w:rsidP="00B94CBA">
      <w:pPr>
        <w:pStyle w:val="Prrafodelista"/>
        <w:jc w:val="both"/>
        <w:rPr>
          <w:rFonts w:ascii="Arial" w:hAnsi="Arial" w:cs="Arial"/>
          <w:b/>
          <w:color w:val="C00000"/>
          <w:sz w:val="24"/>
          <w:szCs w:val="24"/>
        </w:rPr>
      </w:pPr>
      <w:r w:rsidRPr="00B94CBA">
        <w:rPr>
          <w:rFonts w:ascii="Arial" w:hAnsi="Arial" w:cs="Arial"/>
          <w:b/>
          <w:color w:val="C00000"/>
          <w:sz w:val="24"/>
          <w:szCs w:val="24"/>
        </w:rPr>
        <w:t xml:space="preserve">Ecuaciones del movimiento </w:t>
      </w:r>
      <w:r w:rsidR="009C42AE">
        <w:rPr>
          <w:rFonts w:ascii="Arial" w:hAnsi="Arial" w:cs="Arial"/>
          <w:b/>
          <w:color w:val="C00000"/>
          <w:sz w:val="24"/>
          <w:szCs w:val="24"/>
        </w:rPr>
        <w:t>parabólico</w:t>
      </w:r>
      <w:r w:rsidRPr="00B94CBA">
        <w:rPr>
          <w:rFonts w:ascii="Arial" w:hAnsi="Arial" w:cs="Arial"/>
          <w:b/>
          <w:color w:val="C00000"/>
          <w:sz w:val="24"/>
          <w:szCs w:val="24"/>
        </w:rPr>
        <w:t>:</w:t>
      </w:r>
    </w:p>
    <w:p w:rsidR="00B94CBA" w:rsidRDefault="00B94CBA" w:rsidP="009C42AE">
      <w:pPr>
        <w:pStyle w:val="Prrafodelista"/>
        <w:jc w:val="both"/>
        <w:rPr>
          <w:rFonts w:ascii="Arial" w:hAnsi="Arial" w:cs="Arial"/>
          <w:sz w:val="24"/>
          <w:szCs w:val="24"/>
        </w:rPr>
      </w:pPr>
      <w:r w:rsidRPr="00B94CBA">
        <w:rPr>
          <w:rFonts w:ascii="Arial" w:hAnsi="Arial" w:cs="Arial"/>
          <w:sz w:val="24"/>
          <w:szCs w:val="24"/>
        </w:rPr>
        <w:t>Las ecuaciones del movimiento parabólico se obtienen utilizando el principio de independencia de los movimientos en los ejes horizontal y vertical.</w:t>
      </w:r>
    </w:p>
    <w:p w:rsidR="003A4A2C" w:rsidRDefault="003A4A2C" w:rsidP="009C42AE">
      <w:pPr>
        <w:pStyle w:val="Prrafodelista"/>
        <w:jc w:val="both"/>
        <w:rPr>
          <w:rFonts w:ascii="Arial" w:hAnsi="Arial" w:cs="Arial"/>
          <w:sz w:val="24"/>
          <w:szCs w:val="24"/>
        </w:rPr>
      </w:pPr>
    </w:p>
    <w:p w:rsidR="009C5479" w:rsidRPr="009C42AE" w:rsidRDefault="009C5479" w:rsidP="009C42AE">
      <w:pPr>
        <w:pStyle w:val="Prrafodelista"/>
        <w:jc w:val="both"/>
        <w:rPr>
          <w:rFonts w:ascii="Arial" w:hAnsi="Arial" w:cs="Arial"/>
          <w:b/>
          <w:sz w:val="24"/>
          <w:szCs w:val="24"/>
        </w:rPr>
      </w:pPr>
      <w:r>
        <w:rPr>
          <w:rFonts w:ascii="Arial" w:hAnsi="Arial" w:cs="Arial"/>
          <w:sz w:val="24"/>
          <w:szCs w:val="24"/>
        </w:rPr>
        <w:t>En la siguiente tabla observaremos</w:t>
      </w:r>
      <w:r w:rsidR="003A4A2C">
        <w:rPr>
          <w:rFonts w:ascii="Arial" w:hAnsi="Arial" w:cs="Arial"/>
          <w:sz w:val="24"/>
          <w:szCs w:val="24"/>
        </w:rPr>
        <w:t xml:space="preserve"> tanto la posición como la velocidad por cada componente </w:t>
      </w:r>
      <w:r w:rsidR="003A4A2C" w:rsidRPr="00A009EB">
        <w:rPr>
          <w:rFonts w:ascii="Arial" w:hAnsi="Arial" w:cs="Arial"/>
          <w:i/>
          <w:sz w:val="24"/>
          <w:szCs w:val="24"/>
        </w:rPr>
        <w:t xml:space="preserve">x </w:t>
      </w:r>
      <w:r w:rsidR="003A4A2C">
        <w:rPr>
          <w:rFonts w:ascii="Arial" w:hAnsi="Arial" w:cs="Arial"/>
          <w:sz w:val="24"/>
          <w:szCs w:val="24"/>
        </w:rPr>
        <w:t xml:space="preserve">y </w:t>
      </w:r>
      <w:r w:rsidR="00A009EB">
        <w:rPr>
          <w:rFonts w:ascii="Arial" w:hAnsi="Arial" w:cs="Arial"/>
          <w:i/>
          <w:sz w:val="24"/>
          <w:szCs w:val="24"/>
        </w:rPr>
        <w:t>Y</w:t>
      </w:r>
      <w:r>
        <w:rPr>
          <w:rFonts w:ascii="Arial" w:hAnsi="Arial" w:cs="Arial"/>
          <w:sz w:val="24"/>
          <w:szCs w:val="24"/>
        </w:rPr>
        <w:t xml:space="preserve"> </w:t>
      </w:r>
    </w:p>
    <w:p w:rsidR="009C42AE" w:rsidRDefault="009C42AE" w:rsidP="009C42AE">
      <w:pPr>
        <w:pStyle w:val="Prrafodelista"/>
        <w:jc w:val="both"/>
        <w:rPr>
          <w:rFonts w:ascii="Arial" w:hAnsi="Arial" w:cs="Arial"/>
          <w:b/>
          <w:sz w:val="24"/>
          <w:szCs w:val="24"/>
        </w:rPr>
      </w:pPr>
    </w:p>
    <w:tbl>
      <w:tblPr>
        <w:tblStyle w:val="Tablaconcuadrcula"/>
        <w:tblW w:w="0" w:type="auto"/>
        <w:jc w:val="center"/>
        <w:tblLook w:val="04A0"/>
      </w:tblPr>
      <w:tblGrid>
        <w:gridCol w:w="4527"/>
        <w:gridCol w:w="4527"/>
      </w:tblGrid>
      <w:tr w:rsidR="009C5479" w:rsidTr="009C5479">
        <w:trPr>
          <w:jc w:val="center"/>
        </w:trPr>
        <w:tc>
          <w:tcPr>
            <w:tcW w:w="9054" w:type="dxa"/>
            <w:gridSpan w:val="2"/>
          </w:tcPr>
          <w:p w:rsidR="009C5479" w:rsidRDefault="009C5479" w:rsidP="009C5479">
            <w:pPr>
              <w:jc w:val="center"/>
              <w:rPr>
                <w:rFonts w:ascii="Arial" w:hAnsi="Arial" w:cs="Arial"/>
                <w:sz w:val="24"/>
                <w:szCs w:val="24"/>
              </w:rPr>
            </w:pPr>
            <w:r>
              <w:rPr>
                <w:rFonts w:ascii="Arial" w:hAnsi="Arial" w:cs="Arial"/>
                <w:sz w:val="24"/>
                <w:szCs w:val="24"/>
              </w:rPr>
              <w:t>Ecuaciones del movimiento parabólico</w:t>
            </w:r>
          </w:p>
        </w:tc>
      </w:tr>
      <w:tr w:rsidR="009C5479" w:rsidTr="009C5479">
        <w:trPr>
          <w:jc w:val="center"/>
        </w:trPr>
        <w:tc>
          <w:tcPr>
            <w:tcW w:w="4527" w:type="dxa"/>
          </w:tcPr>
          <w:p w:rsidR="009C5479" w:rsidRDefault="009C5479" w:rsidP="009C42AE">
            <w:pPr>
              <w:jc w:val="both"/>
              <w:rPr>
                <w:rFonts w:ascii="Arial" w:hAnsi="Arial" w:cs="Arial"/>
                <w:sz w:val="24"/>
                <w:szCs w:val="24"/>
              </w:rPr>
            </w:pPr>
            <w:r>
              <w:rPr>
                <w:rFonts w:ascii="Arial" w:hAnsi="Arial" w:cs="Arial"/>
                <w:sz w:val="24"/>
                <w:szCs w:val="24"/>
              </w:rPr>
              <w:t>Velocidad de cualquier cuerpo</w:t>
            </w:r>
          </w:p>
        </w:tc>
        <w:tc>
          <w:tcPr>
            <w:tcW w:w="4527" w:type="dxa"/>
          </w:tcPr>
          <w:p w:rsidR="009C5479" w:rsidRDefault="009C5479" w:rsidP="009C5479">
            <w:pPr>
              <w:jc w:val="center"/>
              <w:rPr>
                <w:rFonts w:ascii="Arial" w:hAnsi="Arial" w:cs="Arial"/>
                <w:sz w:val="24"/>
                <w:szCs w:val="24"/>
              </w:rPr>
            </w:pPr>
            <w:r>
              <w:rPr>
                <w:rFonts w:ascii="Arial" w:hAnsi="Arial" w:cs="Arial"/>
                <w:sz w:val="24"/>
                <w:szCs w:val="24"/>
              </w:rPr>
              <w:t>Posición del cuerpo</w:t>
            </w:r>
          </w:p>
        </w:tc>
      </w:tr>
      <w:tr w:rsidR="003A4A2C" w:rsidTr="00E52C83">
        <w:trPr>
          <w:jc w:val="center"/>
        </w:trPr>
        <w:tc>
          <w:tcPr>
            <w:tcW w:w="4527" w:type="dxa"/>
          </w:tcPr>
          <w:p w:rsidR="003A4A2C" w:rsidRDefault="003A4A2C" w:rsidP="009C42AE">
            <w:pPr>
              <w:jc w:val="both"/>
              <w:rPr>
                <w:rFonts w:ascii="Arial" w:hAnsi="Arial" w:cs="Arial"/>
                <w:sz w:val="24"/>
                <w:szCs w:val="24"/>
              </w:rPr>
            </w:pPr>
          </w:p>
          <w:p w:rsidR="003A4A2C" w:rsidRDefault="00FD61F4" w:rsidP="009C42AE">
            <w:pPr>
              <w:jc w:val="both"/>
              <w:rPr>
                <w:rFonts w:ascii="Arial" w:eastAsiaTheme="minorEastAsia" w:hAnsi="Arial" w:cs="Arial"/>
                <w:sz w:val="24"/>
                <w:szCs w:val="24"/>
              </w:rPr>
            </w:pPr>
            <m:oMath>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xi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cosθ</m:t>
              </m:r>
            </m:oMath>
            <w:r w:rsidR="00A009EB">
              <w:rPr>
                <w:rFonts w:ascii="Arial" w:eastAsiaTheme="minorEastAsia" w:hAnsi="Arial" w:cs="Arial"/>
                <w:sz w:val="24"/>
                <w:szCs w:val="24"/>
              </w:rPr>
              <w:t>(1)</w:t>
            </w:r>
          </w:p>
          <w:p w:rsidR="003A4A2C" w:rsidRDefault="003A4A2C" w:rsidP="009C42AE">
            <w:pPr>
              <w:jc w:val="both"/>
              <w:rPr>
                <w:rFonts w:ascii="Arial" w:eastAsiaTheme="minorEastAsia" w:hAnsi="Arial" w:cs="Arial"/>
                <w:sz w:val="24"/>
                <w:szCs w:val="24"/>
              </w:rPr>
            </w:pPr>
          </w:p>
          <w:p w:rsidR="003A4A2C" w:rsidRDefault="003A4A2C" w:rsidP="009C42AE">
            <w:pPr>
              <w:jc w:val="both"/>
              <w:rPr>
                <w:rFonts w:ascii="Arial" w:hAnsi="Arial" w:cs="Arial"/>
                <w:sz w:val="24"/>
                <w:szCs w:val="24"/>
              </w:rPr>
            </w:pPr>
          </w:p>
          <w:p w:rsidR="003A4A2C" w:rsidRDefault="003A4A2C" w:rsidP="009C42AE">
            <w:pPr>
              <w:jc w:val="both"/>
              <w:rPr>
                <w:rFonts w:ascii="Arial" w:hAnsi="Arial" w:cs="Arial"/>
                <w:sz w:val="24"/>
                <w:szCs w:val="24"/>
              </w:rPr>
            </w:pPr>
          </w:p>
        </w:tc>
        <w:tc>
          <w:tcPr>
            <w:tcW w:w="4527" w:type="dxa"/>
          </w:tcPr>
          <w:p w:rsidR="003A4A2C" w:rsidRDefault="003A4A2C" w:rsidP="009C42AE">
            <w:pPr>
              <w:jc w:val="both"/>
              <w:rPr>
                <w:rFonts w:ascii="Arial" w:hAnsi="Arial" w:cs="Arial"/>
                <w:sz w:val="24"/>
                <w:szCs w:val="24"/>
              </w:rPr>
            </w:pPr>
          </w:p>
          <w:p w:rsidR="003A4A2C" w:rsidRDefault="003A4A2C" w:rsidP="009C42AE">
            <w:pPr>
              <w:jc w:val="both"/>
              <w:rPr>
                <w:rFonts w:ascii="Arial" w:hAnsi="Arial" w:cs="Arial"/>
                <w:sz w:val="24"/>
                <w:szCs w:val="24"/>
              </w:rPr>
            </w:pPr>
            <w:r w:rsidRPr="003A4A2C">
              <w:rPr>
                <w:rFonts w:ascii="Arial" w:hAnsi="Arial" w:cs="Arial"/>
                <w:position w:val="-14"/>
                <w:sz w:val="24"/>
                <w:szCs w:val="24"/>
              </w:rPr>
              <w:object w:dxaOrig="2180" w:dyaOrig="380">
                <v:shape id="_x0000_i1037" type="#_x0000_t75" style="width:108.85pt;height:19.25pt" o:ole="">
                  <v:imagedata r:id="rId53" o:title=""/>
                </v:shape>
                <o:OLEObject Type="Embed" ProgID="Equation.3" ShapeID="_x0000_i1037" DrawAspect="Content" ObjectID="_1361283917" r:id="rId54"/>
              </w:object>
            </w:r>
            <w:r w:rsidR="00A009EB">
              <w:rPr>
                <w:rFonts w:ascii="Arial" w:hAnsi="Arial" w:cs="Arial"/>
                <w:sz w:val="24"/>
                <w:szCs w:val="24"/>
              </w:rPr>
              <w:t>(3)</w:t>
            </w:r>
          </w:p>
          <w:p w:rsidR="003A4A2C" w:rsidRDefault="003A4A2C" w:rsidP="009C42AE">
            <w:pPr>
              <w:jc w:val="both"/>
              <w:rPr>
                <w:rFonts w:ascii="Arial" w:hAnsi="Arial" w:cs="Arial"/>
                <w:sz w:val="24"/>
                <w:szCs w:val="24"/>
              </w:rPr>
            </w:pPr>
          </w:p>
          <w:p w:rsidR="003A4A2C" w:rsidRDefault="003A4A2C" w:rsidP="009C42AE">
            <w:pPr>
              <w:jc w:val="both"/>
              <w:rPr>
                <w:rFonts w:ascii="Arial" w:hAnsi="Arial" w:cs="Arial"/>
                <w:sz w:val="24"/>
                <w:szCs w:val="24"/>
              </w:rPr>
            </w:pPr>
          </w:p>
        </w:tc>
      </w:tr>
      <w:tr w:rsidR="003A4A2C" w:rsidTr="00E52C83">
        <w:trPr>
          <w:jc w:val="center"/>
        </w:trPr>
        <w:tc>
          <w:tcPr>
            <w:tcW w:w="4527" w:type="dxa"/>
          </w:tcPr>
          <w:p w:rsidR="003A4A2C" w:rsidRDefault="00FD61F4" w:rsidP="00402253">
            <w:pPr>
              <w:jc w:val="both"/>
              <w:rPr>
                <w:rFonts w:ascii="Arial" w:hAnsi="Arial" w:cs="Arial"/>
                <w:sz w:val="24"/>
                <w:szCs w:val="24"/>
              </w:rPr>
            </w:pPr>
            <m:oMath>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senθ-gt</m:t>
              </m:r>
            </m:oMath>
            <w:r w:rsidR="00F332EF">
              <w:rPr>
                <w:rFonts w:ascii="Arial" w:eastAsiaTheme="minorEastAsia" w:hAnsi="Arial" w:cs="Arial"/>
                <w:sz w:val="24"/>
                <w:szCs w:val="24"/>
              </w:rPr>
              <w:t xml:space="preserve">    (2)</w:t>
            </w:r>
          </w:p>
        </w:tc>
        <w:tc>
          <w:tcPr>
            <w:tcW w:w="4527" w:type="dxa"/>
          </w:tcPr>
          <w:p w:rsidR="003A4A2C" w:rsidRDefault="003A4A2C" w:rsidP="009C42AE">
            <w:pPr>
              <w:jc w:val="both"/>
              <w:rPr>
                <w:rFonts w:ascii="Arial" w:hAnsi="Arial" w:cs="Arial"/>
                <w:sz w:val="24"/>
                <w:szCs w:val="24"/>
              </w:rPr>
            </w:pPr>
            <w:r w:rsidRPr="003A4A2C">
              <w:rPr>
                <w:rFonts w:ascii="Arial" w:hAnsi="Arial" w:cs="Arial"/>
                <w:position w:val="-24"/>
                <w:sz w:val="24"/>
                <w:szCs w:val="24"/>
              </w:rPr>
              <w:object w:dxaOrig="3840" w:dyaOrig="620">
                <v:shape id="_x0000_i1038" type="#_x0000_t75" style="width:191.7pt;height:31pt" o:ole="">
                  <v:imagedata r:id="rId55" o:title=""/>
                </v:shape>
                <o:OLEObject Type="Embed" ProgID="Equation.3" ShapeID="_x0000_i1038" DrawAspect="Content" ObjectID="_1361283918" r:id="rId56"/>
              </w:object>
            </w:r>
            <w:r w:rsidR="00A009EB">
              <w:rPr>
                <w:rFonts w:ascii="Arial" w:hAnsi="Arial" w:cs="Arial"/>
                <w:sz w:val="24"/>
                <w:szCs w:val="24"/>
              </w:rPr>
              <w:t>(4)</w:t>
            </w:r>
          </w:p>
          <w:p w:rsidR="003A4A2C" w:rsidRDefault="003A4A2C" w:rsidP="009C42AE">
            <w:pPr>
              <w:jc w:val="both"/>
              <w:rPr>
                <w:rFonts w:ascii="Arial" w:hAnsi="Arial" w:cs="Arial"/>
                <w:sz w:val="24"/>
                <w:szCs w:val="24"/>
              </w:rPr>
            </w:pPr>
          </w:p>
          <w:p w:rsidR="003A4A2C" w:rsidRDefault="003A4A2C" w:rsidP="009C42AE">
            <w:pPr>
              <w:jc w:val="both"/>
              <w:rPr>
                <w:rFonts w:ascii="Arial" w:hAnsi="Arial" w:cs="Arial"/>
                <w:sz w:val="24"/>
                <w:szCs w:val="24"/>
              </w:rPr>
            </w:pPr>
          </w:p>
        </w:tc>
      </w:tr>
    </w:tbl>
    <w:p w:rsidR="009C5479" w:rsidRDefault="009C5479" w:rsidP="009C42AE">
      <w:pPr>
        <w:jc w:val="both"/>
        <w:rPr>
          <w:rFonts w:ascii="Arial" w:hAnsi="Arial" w:cs="Arial"/>
          <w:sz w:val="24"/>
          <w:szCs w:val="24"/>
        </w:rPr>
      </w:pPr>
    </w:p>
    <w:p w:rsidR="00432B79" w:rsidRDefault="00432B79" w:rsidP="00432B79">
      <w:pPr>
        <w:jc w:val="both"/>
        <w:rPr>
          <w:rFonts w:ascii="Arial" w:hAnsi="Arial" w:cs="Arial"/>
          <w:sz w:val="24"/>
          <w:szCs w:val="24"/>
        </w:rPr>
      </w:pPr>
      <w:r>
        <w:rPr>
          <w:rFonts w:ascii="Arial" w:hAnsi="Arial" w:cs="Arial"/>
          <w:sz w:val="24"/>
          <w:szCs w:val="24"/>
        </w:rPr>
        <w:t xml:space="preserve">Donde </w:t>
      </w:r>
      <w:r w:rsidRPr="00E260E1">
        <w:rPr>
          <w:rFonts w:ascii="Arial" w:hAnsi="Arial" w:cs="Arial"/>
          <w:sz w:val="24"/>
          <w:szCs w:val="24"/>
        </w:rPr>
        <w:t>V</w:t>
      </w:r>
      <w:r>
        <w:rPr>
          <w:rFonts w:ascii="Arial" w:hAnsi="Arial" w:cs="Arial"/>
          <w:sz w:val="24"/>
          <w:szCs w:val="24"/>
          <w:vertAlign w:val="subscript"/>
        </w:rPr>
        <w:t xml:space="preserve">o </w:t>
      </w:r>
      <w:r>
        <w:rPr>
          <w:rFonts w:ascii="Arial" w:hAnsi="Arial" w:cs="Arial"/>
          <w:sz w:val="24"/>
          <w:szCs w:val="24"/>
        </w:rPr>
        <w:t>es la velocidad inicial con que el proyectil es disparado y el ángulo Ɵ</w:t>
      </w:r>
      <w:r>
        <w:rPr>
          <w:rFonts w:ascii="Arial" w:hAnsi="Arial" w:cs="Arial"/>
          <w:sz w:val="24"/>
          <w:szCs w:val="24"/>
          <w:vertAlign w:val="subscript"/>
        </w:rPr>
        <w:t>i</w:t>
      </w:r>
      <w:r>
        <w:rPr>
          <w:rFonts w:ascii="Arial" w:hAnsi="Arial" w:cs="Arial"/>
          <w:sz w:val="24"/>
          <w:szCs w:val="24"/>
        </w:rPr>
        <w:t xml:space="preserve"> que se forma entre el eje  horizontal y V (ver figura arriba)</w:t>
      </w:r>
    </w:p>
    <w:p w:rsidR="00A009EB" w:rsidRDefault="00432B79" w:rsidP="003A4A2C">
      <w:pPr>
        <w:jc w:val="both"/>
        <w:rPr>
          <w:rFonts w:ascii="Arial" w:hAnsi="Arial" w:cs="Arial"/>
          <w:sz w:val="24"/>
          <w:szCs w:val="24"/>
        </w:rPr>
      </w:pPr>
      <w:r>
        <w:rPr>
          <w:rFonts w:ascii="Arial" w:hAnsi="Arial" w:cs="Arial"/>
          <w:sz w:val="24"/>
          <w:szCs w:val="24"/>
        </w:rPr>
        <w:t>E</w:t>
      </w:r>
      <w:r w:rsidR="003A4A2C">
        <w:rPr>
          <w:rFonts w:ascii="Arial" w:hAnsi="Arial" w:cs="Arial"/>
          <w:sz w:val="24"/>
          <w:szCs w:val="24"/>
        </w:rPr>
        <w:t>l movimiento en la componente horizontal</w:t>
      </w:r>
      <w:r w:rsidR="00A009EB">
        <w:rPr>
          <w:rFonts w:ascii="Arial" w:hAnsi="Arial" w:cs="Arial"/>
          <w:sz w:val="24"/>
          <w:szCs w:val="24"/>
        </w:rPr>
        <w:t xml:space="preserve"> (x)</w:t>
      </w:r>
      <w:r w:rsidR="003A4A2C" w:rsidRPr="003847C6">
        <w:rPr>
          <w:rFonts w:ascii="Arial" w:hAnsi="Arial" w:cs="Arial"/>
          <w:sz w:val="24"/>
          <w:szCs w:val="24"/>
        </w:rPr>
        <w:t xml:space="preserve"> es </w:t>
      </w:r>
      <w:r w:rsidR="003A4A2C">
        <w:rPr>
          <w:rFonts w:ascii="Arial" w:hAnsi="Arial" w:cs="Arial"/>
          <w:sz w:val="24"/>
          <w:szCs w:val="24"/>
        </w:rPr>
        <w:t>un movimiento rectilíneo uniforme (MRU)</w:t>
      </w:r>
      <w:r w:rsidR="00A009EB">
        <w:rPr>
          <w:rFonts w:ascii="Arial" w:hAnsi="Arial" w:cs="Arial"/>
          <w:sz w:val="24"/>
          <w:szCs w:val="24"/>
        </w:rPr>
        <w:t>, es decir la velocidad V</w:t>
      </w:r>
      <w:r w:rsidR="00A009EB">
        <w:rPr>
          <w:rFonts w:ascii="Arial" w:hAnsi="Arial" w:cs="Arial"/>
          <w:sz w:val="24"/>
          <w:szCs w:val="24"/>
          <w:vertAlign w:val="subscript"/>
        </w:rPr>
        <w:t>xi</w:t>
      </w:r>
      <w:r w:rsidR="00A009EB">
        <w:rPr>
          <w:rFonts w:ascii="Arial" w:hAnsi="Arial" w:cs="Arial"/>
          <w:sz w:val="24"/>
          <w:szCs w:val="24"/>
        </w:rPr>
        <w:t xml:space="preserve"> es constante en todo momento. </w:t>
      </w:r>
    </w:p>
    <w:p w:rsidR="003A4A2C" w:rsidRDefault="00A009EB" w:rsidP="003A4A2C">
      <w:pPr>
        <w:jc w:val="both"/>
        <w:rPr>
          <w:rFonts w:ascii="Arial" w:eastAsiaTheme="minorEastAsia" w:hAnsi="Arial" w:cs="Arial"/>
          <w:sz w:val="24"/>
          <w:szCs w:val="24"/>
        </w:rPr>
      </w:pPr>
      <w:r>
        <w:rPr>
          <w:rFonts w:ascii="Arial" w:hAnsi="Arial" w:cs="Arial"/>
          <w:sz w:val="24"/>
          <w:szCs w:val="24"/>
        </w:rPr>
        <w:t xml:space="preserve"> El movimiento en la </w:t>
      </w:r>
      <w:r w:rsidR="003A4A2C" w:rsidRPr="003847C6">
        <w:rPr>
          <w:rFonts w:ascii="Arial" w:hAnsi="Arial" w:cs="Arial"/>
          <w:sz w:val="24"/>
          <w:szCs w:val="24"/>
        </w:rPr>
        <w:t>componente vertical</w:t>
      </w:r>
      <w:r>
        <w:rPr>
          <w:rFonts w:ascii="Arial" w:hAnsi="Arial" w:cs="Arial"/>
          <w:sz w:val="24"/>
          <w:szCs w:val="24"/>
        </w:rPr>
        <w:t xml:space="preserve"> (y)</w:t>
      </w:r>
      <w:r w:rsidR="003A4A2C" w:rsidRPr="003847C6">
        <w:rPr>
          <w:rFonts w:ascii="Arial" w:hAnsi="Arial" w:cs="Arial"/>
          <w:sz w:val="24"/>
          <w:szCs w:val="24"/>
        </w:rPr>
        <w:t xml:space="preserve"> es </w:t>
      </w:r>
      <w:r w:rsidR="003A4A2C">
        <w:rPr>
          <w:rFonts w:ascii="Arial" w:hAnsi="Arial" w:cs="Arial"/>
          <w:sz w:val="24"/>
          <w:szCs w:val="24"/>
        </w:rPr>
        <w:t xml:space="preserve">un movimiento en caída </w:t>
      </w:r>
      <w:r>
        <w:rPr>
          <w:rFonts w:ascii="Arial" w:hAnsi="Arial" w:cs="Arial"/>
          <w:sz w:val="24"/>
          <w:szCs w:val="24"/>
        </w:rPr>
        <w:t xml:space="preserve">libre ya que </w:t>
      </w:r>
      <w:r w:rsidR="003A4A2C" w:rsidRPr="003847C6">
        <w:rPr>
          <w:rFonts w:ascii="Arial" w:hAnsi="Arial" w:cs="Arial"/>
          <w:sz w:val="24"/>
          <w:szCs w:val="24"/>
        </w:rPr>
        <w:t>en esta dirección actúa la aceleración de la grave</w:t>
      </w:r>
      <w:r w:rsidR="003A4A2C">
        <w:rPr>
          <w:rFonts w:ascii="Arial" w:hAnsi="Arial" w:cs="Arial"/>
          <w:sz w:val="24"/>
          <w:szCs w:val="24"/>
        </w:rPr>
        <w:t>dad</w:t>
      </w:r>
      <w:r w:rsidR="003A4A2C" w:rsidRPr="003847C6">
        <w:rPr>
          <w:rFonts w:ascii="Arial" w:hAnsi="Arial" w:cs="Arial"/>
          <w:sz w:val="24"/>
          <w:szCs w:val="24"/>
        </w:rPr>
        <w:t xml:space="preserve"> </w:t>
      </w:r>
      <m:oMath>
        <m:r>
          <w:rPr>
            <w:rFonts w:ascii="Cambria Math" w:hAnsi="Cambria Math" w:cs="Arial"/>
            <w:sz w:val="24"/>
            <w:szCs w:val="24"/>
          </w:rPr>
          <m:t>g</m:t>
        </m:r>
      </m:oMath>
      <w:r w:rsidR="003A4A2C" w:rsidRPr="003847C6">
        <w:rPr>
          <w:rFonts w:ascii="Arial" w:eastAsiaTheme="minorEastAsia" w:hAnsi="Arial" w:cs="Arial"/>
          <w:sz w:val="24"/>
          <w:szCs w:val="24"/>
        </w:rPr>
        <w:t>.</w:t>
      </w:r>
    </w:p>
    <w:p w:rsidR="003A4A2C" w:rsidRPr="003847C6" w:rsidRDefault="00A009EB" w:rsidP="009C42AE">
      <w:pPr>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692032" behindDoc="0" locked="0" layoutInCell="1" allowOverlap="1">
            <wp:simplePos x="0" y="0"/>
            <wp:positionH relativeFrom="column">
              <wp:posOffset>1384300</wp:posOffset>
            </wp:positionH>
            <wp:positionV relativeFrom="paragraph">
              <wp:posOffset>224790</wp:posOffset>
            </wp:positionV>
            <wp:extent cx="3063875" cy="2327275"/>
            <wp:effectExtent l="19050" t="0" r="3175" b="0"/>
            <wp:wrapSquare wrapText="bothSides"/>
            <wp:docPr id="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a:off x="0" y="0"/>
                      <a:ext cx="3063875" cy="2327275"/>
                    </a:xfrm>
                    <a:prstGeom prst="rect">
                      <a:avLst/>
                    </a:prstGeom>
                    <a:noFill/>
                    <a:ln w="9525">
                      <a:noFill/>
                      <a:miter lim="800000"/>
                      <a:headEnd/>
                      <a:tailEnd/>
                    </a:ln>
                  </pic:spPr>
                </pic:pic>
              </a:graphicData>
            </a:graphic>
          </wp:anchor>
        </w:drawing>
      </w:r>
    </w:p>
    <w:p w:rsidR="009C42AE" w:rsidRPr="003847C6" w:rsidRDefault="009C42AE" w:rsidP="009C42AE">
      <w:pPr>
        <w:jc w:val="both"/>
        <w:rPr>
          <w:rFonts w:ascii="Arial" w:eastAsiaTheme="minorEastAsia" w:hAnsi="Arial" w:cs="Arial"/>
          <w:sz w:val="24"/>
          <w:szCs w:val="24"/>
        </w:rPr>
      </w:pPr>
    </w:p>
    <w:p w:rsidR="009C42AE" w:rsidRPr="003847C6" w:rsidRDefault="00FD61F4" w:rsidP="009C42AE">
      <w:pPr>
        <w:jc w:val="both"/>
        <w:rPr>
          <w:rFonts w:ascii="Arial" w:eastAsiaTheme="minorEastAsia" w:hAnsi="Arial" w:cs="Arial"/>
          <w:sz w:val="24"/>
          <w:szCs w:val="24"/>
        </w:rPr>
      </w:pPr>
      <w:r w:rsidRPr="00FD61F4">
        <w:rPr>
          <w:rFonts w:ascii="Arial" w:eastAsiaTheme="minorEastAsia" w:hAnsi="Arial" w:cs="Arial"/>
          <w:noProof/>
          <w:sz w:val="24"/>
          <w:szCs w:val="24"/>
          <w:lang w:val="en-US"/>
        </w:rPr>
        <w:pict>
          <v:shape id="_x0000_s1074" type="#_x0000_t32" style="position:absolute;left:0;text-align:left;margin-left:49.75pt;margin-top:14.6pt;width:89.6pt;height:59.85pt;z-index:251693056;mso-width-relative:margin;mso-height-relative:margin" o:connectortype="straight">
            <v:stroke endarrow="block"/>
          </v:shape>
        </w:pict>
      </w:r>
      <m:oMath>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senθ-gt</m:t>
        </m:r>
      </m:oMath>
    </w:p>
    <w:p w:rsidR="008336E1" w:rsidRDefault="00402253" w:rsidP="003847C6">
      <w:pPr>
        <w:jc w:val="both"/>
        <w:rPr>
          <w:rFonts w:ascii="Arial" w:hAnsi="Arial" w:cs="Arial"/>
          <w:sz w:val="24"/>
          <w:szCs w:val="24"/>
        </w:rPr>
      </w:pPr>
      <w:r>
        <w:rPr>
          <w:rFonts w:ascii="Cambria Math" w:hAnsi="Arial" w:cs="Arial"/>
          <w:sz w:val="24"/>
          <w:szCs w:val="24"/>
        </w:rPr>
        <w:br/>
      </w:r>
    </w:p>
    <w:p w:rsidR="009C42AE" w:rsidRDefault="009C42AE" w:rsidP="009C42AE">
      <w:pPr>
        <w:jc w:val="both"/>
        <w:rPr>
          <w:rFonts w:ascii="Arial" w:hAnsi="Arial" w:cs="Arial"/>
          <w:sz w:val="24"/>
          <w:szCs w:val="24"/>
        </w:rPr>
      </w:pPr>
    </w:p>
    <w:p w:rsidR="009C42AE" w:rsidRDefault="00FD61F4" w:rsidP="009C42AE">
      <w:pPr>
        <w:jc w:val="both"/>
        <w:rPr>
          <w:rFonts w:ascii="Arial" w:hAnsi="Arial" w:cs="Arial"/>
          <w:sz w:val="24"/>
          <w:szCs w:val="24"/>
        </w:rPr>
      </w:pPr>
      <m:oMath>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xi</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cosθ</m:t>
        </m:r>
      </m:oMath>
      <w:r w:rsidRPr="00FD61F4">
        <w:rPr>
          <w:rFonts w:ascii="Arial" w:hAnsi="Arial" w:cs="Arial"/>
          <w:noProof/>
          <w:sz w:val="24"/>
          <w:szCs w:val="24"/>
          <w:lang w:val="en-US"/>
        </w:rPr>
        <w:pict>
          <v:shape id="_x0000_s1075" type="#_x0000_t32" style="position:absolute;left:0;text-align:left;margin-left:49.75pt;margin-top:4.95pt;width:87.95pt;height:38pt;flip:y;z-index:251694080;mso-position-horizontal-relative:text;mso-position-vertical-relative:text;mso-width-relative:margin;mso-height-relative:margin" o:connectortype="straight">
            <v:stroke endarrow="block"/>
          </v:shape>
        </w:pict>
      </w:r>
    </w:p>
    <w:p w:rsidR="009C42AE" w:rsidRPr="00F332EF" w:rsidRDefault="00F332EF" w:rsidP="009C42AE">
      <w:pPr>
        <w:jc w:val="both"/>
        <w:rPr>
          <w:rFonts w:ascii="Arial" w:hAnsi="Arial" w:cs="Arial"/>
          <w:b/>
          <w:sz w:val="24"/>
          <w:szCs w:val="24"/>
        </w:rPr>
      </w:pPr>
      <w:r w:rsidRPr="00F332EF">
        <w:rPr>
          <w:rFonts w:ascii="Arial" w:hAnsi="Arial" w:cs="Arial"/>
          <w:b/>
          <w:sz w:val="24"/>
          <w:szCs w:val="24"/>
        </w:rPr>
        <w:t>Fig 3</w:t>
      </w:r>
    </w:p>
    <w:p w:rsidR="009C42AE" w:rsidRDefault="009C42AE" w:rsidP="009C42AE">
      <w:pPr>
        <w:jc w:val="both"/>
        <w:rPr>
          <w:rFonts w:ascii="Arial" w:hAnsi="Arial" w:cs="Arial"/>
          <w:sz w:val="24"/>
          <w:szCs w:val="24"/>
        </w:rPr>
      </w:pPr>
    </w:p>
    <w:p w:rsidR="009C42AE" w:rsidRPr="00432B79" w:rsidRDefault="00F332EF" w:rsidP="009C42AE">
      <w:pPr>
        <w:jc w:val="both"/>
        <w:rPr>
          <w:rFonts w:ascii="Arial" w:hAnsi="Arial" w:cs="Arial"/>
          <w:sz w:val="24"/>
          <w:szCs w:val="24"/>
        </w:rPr>
      </w:pPr>
      <w:r w:rsidRPr="00432B79">
        <w:rPr>
          <w:rFonts w:ascii="Arial" w:hAnsi="Arial" w:cs="Arial"/>
          <w:sz w:val="24"/>
          <w:szCs w:val="24"/>
          <w:highlight w:val="cyan"/>
        </w:rPr>
        <w:t>Programar las ecuaciones de velocidad (V</w:t>
      </w:r>
      <w:r w:rsidRPr="00432B79">
        <w:rPr>
          <w:rFonts w:ascii="Arial" w:hAnsi="Arial" w:cs="Arial"/>
          <w:sz w:val="24"/>
          <w:szCs w:val="24"/>
          <w:highlight w:val="cyan"/>
          <w:vertAlign w:val="subscript"/>
        </w:rPr>
        <w:t xml:space="preserve">x </w:t>
      </w:r>
      <w:r w:rsidRPr="00432B79">
        <w:rPr>
          <w:rFonts w:ascii="Arial" w:hAnsi="Arial" w:cs="Arial"/>
          <w:sz w:val="24"/>
          <w:szCs w:val="24"/>
          <w:highlight w:val="cyan"/>
        </w:rPr>
        <w:t>y V</w:t>
      </w:r>
      <w:r w:rsidRPr="00432B79">
        <w:rPr>
          <w:rFonts w:ascii="Arial" w:hAnsi="Arial" w:cs="Arial"/>
          <w:sz w:val="24"/>
          <w:szCs w:val="24"/>
          <w:highlight w:val="cyan"/>
          <w:vertAlign w:val="subscript"/>
        </w:rPr>
        <w:t>y</w:t>
      </w:r>
      <w:r w:rsidRPr="00432B79">
        <w:rPr>
          <w:rFonts w:ascii="Arial" w:hAnsi="Arial" w:cs="Arial"/>
          <w:sz w:val="24"/>
          <w:szCs w:val="24"/>
          <w:highlight w:val="cyan"/>
        </w:rPr>
        <w:t xml:space="preserve">) y posición en </w:t>
      </w:r>
      <w:r w:rsidRPr="00432B79">
        <w:rPr>
          <w:rFonts w:ascii="Arial" w:hAnsi="Arial" w:cs="Arial"/>
          <w:i/>
          <w:sz w:val="24"/>
          <w:szCs w:val="24"/>
          <w:highlight w:val="cyan"/>
        </w:rPr>
        <w:t xml:space="preserve">Y </w:t>
      </w:r>
      <w:r w:rsidRPr="00432B79">
        <w:rPr>
          <w:rFonts w:ascii="Arial" w:hAnsi="Arial" w:cs="Arial"/>
          <w:sz w:val="24"/>
          <w:szCs w:val="24"/>
          <w:highlight w:val="cyan"/>
        </w:rPr>
        <w:t xml:space="preserve">y en </w:t>
      </w:r>
      <w:r w:rsidRPr="00432B79">
        <w:rPr>
          <w:rFonts w:ascii="Arial" w:hAnsi="Arial" w:cs="Arial"/>
          <w:i/>
          <w:sz w:val="24"/>
          <w:szCs w:val="24"/>
          <w:highlight w:val="cyan"/>
        </w:rPr>
        <w:t>X</w:t>
      </w:r>
      <w:r w:rsidRPr="00432B79">
        <w:rPr>
          <w:rFonts w:ascii="Arial" w:hAnsi="Arial" w:cs="Arial"/>
          <w:sz w:val="24"/>
          <w:szCs w:val="24"/>
          <w:highlight w:val="cyan"/>
        </w:rPr>
        <w:t xml:space="preserve"> de acuerdo  a las ecuaciones de la tabla</w:t>
      </w:r>
      <w:r w:rsidR="00432B79" w:rsidRPr="00432B79">
        <w:rPr>
          <w:rFonts w:ascii="Arial" w:hAnsi="Arial" w:cs="Arial"/>
          <w:sz w:val="24"/>
          <w:szCs w:val="24"/>
          <w:highlight w:val="cyan"/>
        </w:rPr>
        <w:t>,</w:t>
      </w:r>
      <w:r w:rsidRPr="00432B79">
        <w:rPr>
          <w:rFonts w:ascii="Arial" w:hAnsi="Arial" w:cs="Arial"/>
          <w:sz w:val="24"/>
          <w:szCs w:val="24"/>
          <w:highlight w:val="cyan"/>
        </w:rPr>
        <w:t xml:space="preserve"> mostrando cada velocidad y posición en un esquema como el </w:t>
      </w:r>
      <w:r w:rsidR="00432B79" w:rsidRPr="00432B79">
        <w:rPr>
          <w:rFonts w:ascii="Arial" w:hAnsi="Arial" w:cs="Arial"/>
          <w:sz w:val="24"/>
          <w:szCs w:val="24"/>
          <w:highlight w:val="cyan"/>
        </w:rPr>
        <w:t>de la fig 4, el usuario debe tener entrada de V</w:t>
      </w:r>
      <w:r w:rsidR="00432B79" w:rsidRPr="00432B79">
        <w:rPr>
          <w:rFonts w:ascii="Arial" w:hAnsi="Arial" w:cs="Arial"/>
          <w:sz w:val="24"/>
          <w:szCs w:val="24"/>
          <w:highlight w:val="cyan"/>
          <w:vertAlign w:val="subscript"/>
        </w:rPr>
        <w:t>0</w:t>
      </w:r>
      <w:r w:rsidR="00432B79" w:rsidRPr="00432B79">
        <w:rPr>
          <w:rFonts w:ascii="Arial" w:hAnsi="Arial" w:cs="Arial"/>
          <w:sz w:val="24"/>
          <w:szCs w:val="24"/>
          <w:highlight w:val="cyan"/>
        </w:rPr>
        <w:t>, Ɵ</w:t>
      </w:r>
      <w:r w:rsidR="00432B79" w:rsidRPr="00432B79">
        <w:rPr>
          <w:rFonts w:ascii="Arial" w:hAnsi="Arial" w:cs="Arial"/>
          <w:sz w:val="24"/>
          <w:szCs w:val="24"/>
          <w:highlight w:val="cyan"/>
          <w:vertAlign w:val="subscript"/>
        </w:rPr>
        <w:t>i</w:t>
      </w:r>
      <w:r w:rsidR="00432B79" w:rsidRPr="00432B79">
        <w:rPr>
          <w:rFonts w:ascii="Arial" w:hAnsi="Arial" w:cs="Arial"/>
          <w:sz w:val="24"/>
          <w:szCs w:val="24"/>
          <w:highlight w:val="cyan"/>
        </w:rPr>
        <w:t>, y el conteo del tiempo se puede hacer cad segundo</w:t>
      </w:r>
      <w:r w:rsidR="00432B79">
        <w:rPr>
          <w:rFonts w:ascii="Arial" w:hAnsi="Arial" w:cs="Arial"/>
          <w:sz w:val="24"/>
          <w:szCs w:val="24"/>
        </w:rPr>
        <w:t>.</w:t>
      </w:r>
    </w:p>
    <w:p w:rsidR="008336E1" w:rsidRDefault="008336E1" w:rsidP="003847C6">
      <w:pPr>
        <w:jc w:val="both"/>
        <w:rPr>
          <w:rFonts w:ascii="Arial" w:hAnsi="Arial" w:cs="Arial"/>
          <w:sz w:val="24"/>
          <w:szCs w:val="24"/>
        </w:rPr>
      </w:pPr>
    </w:p>
    <w:p w:rsidR="008336E1" w:rsidRPr="003847C6" w:rsidRDefault="008336E1" w:rsidP="003847C6">
      <w:pPr>
        <w:jc w:val="both"/>
        <w:rPr>
          <w:rFonts w:ascii="Arial" w:hAnsi="Arial" w:cs="Arial"/>
          <w:sz w:val="24"/>
          <w:szCs w:val="24"/>
        </w:rPr>
      </w:pPr>
    </w:p>
    <w:p w:rsidR="006C5F69" w:rsidRPr="003847C6" w:rsidRDefault="00E63B65" w:rsidP="003847C6">
      <w:pPr>
        <w:jc w:val="both"/>
        <w:rPr>
          <w:rFonts w:ascii="Arial" w:hAnsi="Arial" w:cs="Arial"/>
          <w:sz w:val="24"/>
          <w:szCs w:val="24"/>
          <w:highlight w:val="yellow"/>
        </w:rPr>
      </w:pPr>
      <w:r w:rsidRPr="003847C6">
        <w:rPr>
          <w:rFonts w:ascii="Arial" w:hAnsi="Arial" w:cs="Arial"/>
          <w:noProof/>
          <w:sz w:val="24"/>
          <w:szCs w:val="24"/>
          <w:highlight w:val="yellow"/>
          <w:lang w:eastAsia="es-CO"/>
        </w:rPr>
        <w:drawing>
          <wp:inline distT="0" distB="0" distL="0" distR="0">
            <wp:extent cx="5438775" cy="1704975"/>
            <wp:effectExtent l="19050" t="0" r="9525" b="0"/>
            <wp:docPr id="6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srcRect/>
                    <a:stretch>
                      <a:fillRect/>
                    </a:stretch>
                  </pic:blipFill>
                  <pic:spPr bwMode="auto">
                    <a:xfrm>
                      <a:off x="0" y="0"/>
                      <a:ext cx="5438775" cy="1704975"/>
                    </a:xfrm>
                    <a:prstGeom prst="rect">
                      <a:avLst/>
                    </a:prstGeom>
                    <a:noFill/>
                    <a:ln w="9525">
                      <a:noFill/>
                      <a:miter lim="800000"/>
                      <a:headEnd/>
                      <a:tailEnd/>
                    </a:ln>
                  </pic:spPr>
                </pic:pic>
              </a:graphicData>
            </a:graphic>
          </wp:inline>
        </w:drawing>
      </w:r>
    </w:p>
    <w:p w:rsidR="00E63B65" w:rsidRPr="003847C6" w:rsidRDefault="00E63B65" w:rsidP="003847C6">
      <w:pPr>
        <w:jc w:val="both"/>
        <w:rPr>
          <w:rFonts w:ascii="Arial" w:hAnsi="Arial" w:cs="Arial"/>
          <w:sz w:val="24"/>
          <w:szCs w:val="24"/>
          <w:highlight w:val="yellow"/>
        </w:rPr>
      </w:pPr>
      <w:r w:rsidRPr="003847C6">
        <w:rPr>
          <w:rFonts w:ascii="Arial" w:hAnsi="Arial" w:cs="Arial"/>
          <w:noProof/>
          <w:sz w:val="24"/>
          <w:szCs w:val="24"/>
          <w:highlight w:val="yellow"/>
          <w:lang w:eastAsia="es-CO"/>
        </w:rPr>
        <w:drawing>
          <wp:inline distT="0" distB="0" distL="0" distR="0">
            <wp:extent cx="3838575" cy="1885950"/>
            <wp:effectExtent l="19050" t="0" r="9525" b="0"/>
            <wp:docPr id="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a:off x="0" y="0"/>
                      <a:ext cx="3838575" cy="1885950"/>
                    </a:xfrm>
                    <a:prstGeom prst="rect">
                      <a:avLst/>
                    </a:prstGeom>
                    <a:noFill/>
                    <a:ln w="9525">
                      <a:noFill/>
                      <a:miter lim="800000"/>
                      <a:headEnd/>
                      <a:tailEnd/>
                    </a:ln>
                  </pic:spPr>
                </pic:pic>
              </a:graphicData>
            </a:graphic>
          </wp:inline>
        </w:drawing>
      </w:r>
    </w:p>
    <w:p w:rsidR="00E63B65" w:rsidRPr="003847C6" w:rsidRDefault="00E63B65" w:rsidP="003847C6">
      <w:pPr>
        <w:jc w:val="both"/>
        <w:rPr>
          <w:rFonts w:ascii="Arial" w:hAnsi="Arial" w:cs="Arial"/>
          <w:sz w:val="24"/>
          <w:szCs w:val="24"/>
          <w:highlight w:val="yellow"/>
        </w:rPr>
      </w:pPr>
      <w:r w:rsidRPr="003847C6">
        <w:rPr>
          <w:rFonts w:ascii="Arial" w:hAnsi="Arial" w:cs="Arial"/>
          <w:noProof/>
          <w:sz w:val="24"/>
          <w:szCs w:val="24"/>
          <w:highlight w:val="yellow"/>
          <w:lang w:eastAsia="es-CO"/>
        </w:rPr>
        <w:lastRenderedPageBreak/>
        <w:drawing>
          <wp:inline distT="0" distB="0" distL="0" distR="0">
            <wp:extent cx="3571875" cy="2600325"/>
            <wp:effectExtent l="19050" t="0" r="9525" b="0"/>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3571875" cy="2600325"/>
                    </a:xfrm>
                    <a:prstGeom prst="rect">
                      <a:avLst/>
                    </a:prstGeom>
                    <a:noFill/>
                    <a:ln w="9525">
                      <a:noFill/>
                      <a:miter lim="800000"/>
                      <a:headEnd/>
                      <a:tailEnd/>
                    </a:ln>
                  </pic:spPr>
                </pic:pic>
              </a:graphicData>
            </a:graphic>
          </wp:inline>
        </w:drawing>
      </w:r>
    </w:p>
    <w:p w:rsidR="00E63B65" w:rsidRPr="0013348D" w:rsidRDefault="00E63B65" w:rsidP="003847C6">
      <w:pPr>
        <w:jc w:val="both"/>
        <w:rPr>
          <w:rFonts w:ascii="Arial" w:hAnsi="Arial" w:cs="Arial"/>
          <w:color w:val="FF0000"/>
          <w:sz w:val="24"/>
          <w:szCs w:val="24"/>
        </w:rPr>
      </w:pPr>
      <w:r w:rsidRPr="0013348D">
        <w:rPr>
          <w:rFonts w:ascii="Arial" w:hAnsi="Arial" w:cs="Arial"/>
          <w:color w:val="FF0000"/>
          <w:sz w:val="24"/>
          <w:szCs w:val="24"/>
        </w:rPr>
        <w:t>Animar todas estas figuras y que se tenga la opción de mostrar componentes.</w:t>
      </w:r>
    </w:p>
    <w:p w:rsidR="007A6798" w:rsidRPr="0013348D" w:rsidRDefault="007A6798" w:rsidP="003847C6">
      <w:pPr>
        <w:jc w:val="both"/>
        <w:rPr>
          <w:rFonts w:ascii="Arial" w:hAnsi="Arial" w:cs="Arial"/>
          <w:color w:val="FF0000"/>
          <w:sz w:val="24"/>
          <w:szCs w:val="24"/>
        </w:rPr>
      </w:pPr>
    </w:p>
    <w:p w:rsidR="006C5F69" w:rsidRPr="003847C6" w:rsidRDefault="006C5F69" w:rsidP="003847C6">
      <w:pPr>
        <w:tabs>
          <w:tab w:val="left" w:pos="3495"/>
        </w:tabs>
        <w:jc w:val="both"/>
        <w:rPr>
          <w:rFonts w:ascii="Arial" w:eastAsiaTheme="minorEastAsia" w:hAnsi="Arial" w:cs="Arial"/>
          <w:b/>
          <w:sz w:val="24"/>
          <w:szCs w:val="24"/>
        </w:rPr>
      </w:pPr>
      <w:r w:rsidRPr="003847C6">
        <w:rPr>
          <w:rFonts w:ascii="Arial" w:eastAsiaTheme="minorEastAsia" w:hAnsi="Arial" w:cs="Arial"/>
          <w:b/>
          <w:sz w:val="24"/>
          <w:szCs w:val="24"/>
        </w:rPr>
        <w:t>Altura máxima que alcanza el proyectil</w:t>
      </w:r>
    </w:p>
    <w:p w:rsidR="006C5F69" w:rsidRPr="003847C6" w:rsidRDefault="006C5F69" w:rsidP="003847C6">
      <w:pPr>
        <w:tabs>
          <w:tab w:val="left" w:pos="3495"/>
        </w:tabs>
        <w:jc w:val="both"/>
        <w:rPr>
          <w:rFonts w:ascii="Arial" w:eastAsiaTheme="minorEastAsia" w:hAnsi="Arial" w:cs="Arial"/>
          <w:sz w:val="24"/>
          <w:szCs w:val="24"/>
        </w:rPr>
      </w:pPr>
      <w:r w:rsidRPr="003847C6">
        <w:rPr>
          <w:rFonts w:ascii="Arial" w:eastAsiaTheme="minorEastAsia" w:hAnsi="Arial" w:cs="Arial"/>
          <w:sz w:val="24"/>
          <w:szCs w:val="24"/>
        </w:rPr>
        <w:t>Cuando el proyectil alcanza la altura máxima, la componente vertical de la velocidad es nula.</w:t>
      </w:r>
    </w:p>
    <w:p w:rsidR="006C5F69" w:rsidRPr="003847C6" w:rsidRDefault="00FD61F4" w:rsidP="003847C6">
      <w:pPr>
        <w:tabs>
          <w:tab w:val="left" w:pos="3495"/>
        </w:tabs>
        <w:jc w:val="both"/>
        <w:rPr>
          <w:rFonts w:ascii="Arial" w:eastAsiaTheme="minorEastAsia" w:hAnsi="Arial" w:cs="Arial"/>
          <w:sz w:val="24"/>
          <w:szCs w:val="24"/>
        </w:rPr>
      </w:pPr>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Cambria Math" w:cs="Arial"/>
                <w:sz w:val="24"/>
                <w:szCs w:val="24"/>
              </w:rPr>
              <m:t>max</m:t>
            </m:r>
          </m:sub>
        </m:sSub>
        <m:r>
          <w:rPr>
            <w:rFonts w:ascii="Cambria Math" w:hAnsi="Arial" w:cs="Arial"/>
            <w:sz w:val="24"/>
            <w:szCs w:val="24"/>
          </w:rPr>
          <m:t>=</m:t>
        </m:r>
        <m:f>
          <m:fPr>
            <m:ctrlPr>
              <w:rPr>
                <w:rFonts w:ascii="Cambria Math" w:hAnsi="Arial" w:cs="Arial"/>
                <w:i/>
                <w:sz w:val="24"/>
                <w:szCs w:val="24"/>
              </w:rPr>
            </m:ctrlPr>
          </m:fPr>
          <m:num>
            <m:sSup>
              <m:sSupPr>
                <m:ctrlPr>
                  <w:rPr>
                    <w:rFonts w:ascii="Cambria Math" w:hAnsi="Arial" w:cs="Arial"/>
                    <w:i/>
                    <w:sz w:val="24"/>
                    <w:szCs w:val="24"/>
                  </w:rPr>
                </m:ctrlPr>
              </m:sSupPr>
              <m:e>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e>
              <m:sup>
                <m:r>
                  <w:rPr>
                    <w:rFonts w:ascii="Cambria Math" w:hAnsi="Arial" w:cs="Arial"/>
                    <w:sz w:val="24"/>
                    <w:szCs w:val="24"/>
                  </w:rPr>
                  <m:t>2</m:t>
                </m:r>
              </m:sup>
            </m:sSup>
            <m:sSup>
              <m:sSupPr>
                <m:ctrlPr>
                  <w:rPr>
                    <w:rFonts w:ascii="Cambria Math" w:hAnsi="Arial" w:cs="Arial"/>
                    <w:i/>
                    <w:sz w:val="24"/>
                    <w:szCs w:val="24"/>
                  </w:rPr>
                </m:ctrlPr>
              </m:sSupPr>
              <m:e>
                <m:r>
                  <w:rPr>
                    <w:rFonts w:ascii="Cambria Math" w:hAnsi="Cambria Math" w:cs="Arial"/>
                    <w:sz w:val="24"/>
                    <w:szCs w:val="24"/>
                  </w:rPr>
                  <m:t>sen</m:t>
                </m:r>
              </m:e>
              <m:sup>
                <m:r>
                  <w:rPr>
                    <w:rFonts w:ascii="Cambria Math" w:hAnsi="Arial" w:cs="Arial"/>
                    <w:sz w:val="24"/>
                    <w:szCs w:val="24"/>
                  </w:rPr>
                  <m:t>2</m:t>
                </m:r>
              </m:sup>
            </m:sSup>
            <m:r>
              <w:rPr>
                <w:rFonts w:ascii="Cambria Math" w:hAnsi="Cambria Math" w:cs="Arial"/>
                <w:sz w:val="24"/>
                <w:szCs w:val="24"/>
              </w:rPr>
              <m:t>θ</m:t>
            </m:r>
          </m:num>
          <m:den>
            <m:r>
              <w:rPr>
                <w:rFonts w:ascii="Cambria Math" w:hAnsi="Arial" w:cs="Arial"/>
                <w:sz w:val="24"/>
                <w:szCs w:val="24"/>
              </w:rPr>
              <m:t>2</m:t>
            </m:r>
            <m:r>
              <w:rPr>
                <w:rFonts w:ascii="Cambria Math" w:hAnsi="Cambria Math" w:cs="Arial"/>
                <w:sz w:val="24"/>
                <w:szCs w:val="24"/>
              </w:rPr>
              <m:t>g</m:t>
            </m:r>
          </m:den>
        </m:f>
      </m:oMath>
      <w:r w:rsidR="00432B79">
        <w:rPr>
          <w:rFonts w:ascii="Arial" w:eastAsiaTheme="minorEastAsia" w:hAnsi="Arial" w:cs="Arial"/>
          <w:sz w:val="24"/>
          <w:szCs w:val="24"/>
        </w:rPr>
        <w:tab/>
        <w:t>(5)</w:t>
      </w:r>
    </w:p>
    <w:p w:rsidR="006C5F69" w:rsidRPr="003847C6" w:rsidRDefault="008F5D99" w:rsidP="003847C6">
      <w:pPr>
        <w:tabs>
          <w:tab w:val="left" w:pos="3495"/>
        </w:tabs>
        <w:jc w:val="both"/>
        <w:rPr>
          <w:rFonts w:ascii="Arial" w:hAnsi="Arial" w:cs="Arial"/>
          <w:b/>
          <w:sz w:val="24"/>
          <w:szCs w:val="24"/>
        </w:rPr>
      </w:pPr>
      <w:r w:rsidRPr="003847C6">
        <w:rPr>
          <w:rFonts w:ascii="Arial" w:hAnsi="Arial" w:cs="Arial"/>
          <w:b/>
          <w:sz w:val="24"/>
          <w:szCs w:val="24"/>
        </w:rPr>
        <w:t>Tiempo de vuelo del proyectil</w:t>
      </w:r>
    </w:p>
    <w:p w:rsidR="008F5D99" w:rsidRPr="003847C6" w:rsidRDefault="008F5D99" w:rsidP="003847C6">
      <w:pPr>
        <w:tabs>
          <w:tab w:val="left" w:pos="3495"/>
        </w:tabs>
        <w:jc w:val="both"/>
        <w:rPr>
          <w:rFonts w:ascii="Arial" w:hAnsi="Arial" w:cs="Arial"/>
          <w:sz w:val="24"/>
          <w:szCs w:val="24"/>
        </w:rPr>
      </w:pPr>
      <w:r w:rsidRPr="003847C6">
        <w:rPr>
          <w:rFonts w:ascii="Arial" w:hAnsi="Arial" w:cs="Arial"/>
          <w:sz w:val="24"/>
          <w:szCs w:val="24"/>
        </w:rPr>
        <w:t>El tiempo que dura el proyectil en el aire.</w:t>
      </w:r>
    </w:p>
    <w:p w:rsidR="008F5D99" w:rsidRPr="003847C6" w:rsidRDefault="008F5D99" w:rsidP="003847C6">
      <w:pPr>
        <w:tabs>
          <w:tab w:val="left" w:pos="3495"/>
        </w:tabs>
        <w:jc w:val="both"/>
        <w:rPr>
          <w:rFonts w:ascii="Arial" w:eastAsiaTheme="minorEastAsia" w:hAnsi="Arial" w:cs="Arial"/>
          <w:sz w:val="24"/>
          <w:szCs w:val="24"/>
        </w:rPr>
      </w:pPr>
      <m:oMath>
        <m:r>
          <w:rPr>
            <w:rFonts w:ascii="Cambria Math" w:hAnsi="Cambria Math" w:cs="Arial"/>
            <w:sz w:val="24"/>
            <w:szCs w:val="24"/>
          </w:rPr>
          <m:t>t</m:t>
        </m:r>
        <m:r>
          <w:rPr>
            <w:rFonts w:ascii="Cambria Math" w:hAnsi="Arial" w:cs="Arial"/>
            <w:sz w:val="24"/>
            <w:szCs w:val="24"/>
          </w:rPr>
          <m:t>=</m:t>
        </m:r>
        <m:f>
          <m:fPr>
            <m:ctrlPr>
              <w:rPr>
                <w:rFonts w:ascii="Cambria Math" w:hAnsi="Arial" w:cs="Arial"/>
                <w:i/>
                <w:sz w:val="24"/>
                <w:szCs w:val="24"/>
              </w:rPr>
            </m:ctrlPr>
          </m:fPr>
          <m:num>
            <m:r>
              <w:rPr>
                <w:rFonts w:ascii="Cambria Math" w:hAnsi="Arial" w:cs="Arial"/>
                <w:sz w:val="24"/>
                <w:szCs w:val="24"/>
              </w:rPr>
              <m:t>2</m:t>
            </m:r>
            <m:sSub>
              <m:sSubPr>
                <m:ctrlPr>
                  <w:rPr>
                    <w:rFonts w:ascii="Cambria Math" w:hAnsi="Arial" w:cs="Arial"/>
                    <w:i/>
                    <w:sz w:val="24"/>
                    <w:szCs w:val="24"/>
                  </w:rPr>
                </m:ctrlPr>
              </m:sSubPr>
              <m:e>
                <m:r>
                  <w:rPr>
                    <w:rFonts w:ascii="Cambria Math" w:hAnsi="Cambria Math" w:cs="Arial"/>
                    <w:sz w:val="24"/>
                    <w:szCs w:val="24"/>
                  </w:rPr>
                  <m:t>V</m:t>
                </m:r>
              </m:e>
              <m:sub>
                <m:r>
                  <w:rPr>
                    <w:rFonts w:ascii="Cambria Math" w:hAnsi="Arial" w:cs="Arial"/>
                    <w:sz w:val="24"/>
                    <w:szCs w:val="24"/>
                  </w:rPr>
                  <m:t>0</m:t>
                </m:r>
              </m:sub>
            </m:sSub>
            <m:r>
              <w:rPr>
                <w:rFonts w:ascii="Cambria Math" w:hAnsi="Cambria Math" w:cs="Arial"/>
                <w:sz w:val="24"/>
                <w:szCs w:val="24"/>
              </w:rPr>
              <m:t>senθ</m:t>
            </m:r>
          </m:num>
          <m:den>
            <m:r>
              <w:rPr>
                <w:rFonts w:ascii="Cambria Math" w:hAnsi="Cambria Math" w:cs="Arial"/>
                <w:sz w:val="24"/>
                <w:szCs w:val="24"/>
              </w:rPr>
              <m:t>g</m:t>
            </m:r>
          </m:den>
        </m:f>
      </m:oMath>
      <w:r w:rsidR="00432B79">
        <w:rPr>
          <w:rFonts w:ascii="Arial" w:eastAsiaTheme="minorEastAsia" w:hAnsi="Arial" w:cs="Arial"/>
          <w:sz w:val="24"/>
          <w:szCs w:val="24"/>
        </w:rPr>
        <w:tab/>
        <w:t>(6)</w:t>
      </w:r>
    </w:p>
    <w:p w:rsidR="008F5D99" w:rsidRPr="003847C6" w:rsidRDefault="008F5D99" w:rsidP="003847C6">
      <w:pPr>
        <w:tabs>
          <w:tab w:val="left" w:pos="3495"/>
        </w:tabs>
        <w:jc w:val="both"/>
        <w:rPr>
          <w:rFonts w:ascii="Arial" w:eastAsiaTheme="minorEastAsia" w:hAnsi="Arial" w:cs="Arial"/>
          <w:b/>
          <w:sz w:val="24"/>
          <w:szCs w:val="24"/>
        </w:rPr>
      </w:pPr>
      <w:r w:rsidRPr="003847C6">
        <w:rPr>
          <w:rFonts w:ascii="Arial" w:eastAsiaTheme="minorEastAsia" w:hAnsi="Arial" w:cs="Arial"/>
          <w:b/>
          <w:sz w:val="24"/>
          <w:szCs w:val="24"/>
        </w:rPr>
        <w:t>Alcance horizontal del proyectil</w:t>
      </w:r>
    </w:p>
    <w:p w:rsidR="008F5D99" w:rsidRPr="003847C6" w:rsidRDefault="00FD61F4" w:rsidP="003847C6">
      <w:pPr>
        <w:tabs>
          <w:tab w:val="left" w:pos="3495"/>
        </w:tabs>
        <w:jc w:val="both"/>
        <w:rPr>
          <w:rFonts w:ascii="Arial" w:eastAsiaTheme="minorEastAsia" w:hAnsi="Arial" w:cs="Arial"/>
          <w:sz w:val="24"/>
          <w:szCs w:val="24"/>
        </w:rPr>
      </w:pPr>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Cambria Math" w:cs="Arial"/>
                <w:sz w:val="24"/>
                <w:szCs w:val="24"/>
              </w:rPr>
              <m:t>max</m:t>
            </m:r>
          </m:sub>
        </m:sSub>
        <m:r>
          <w:rPr>
            <w:rFonts w:ascii="Cambria Math" w:hAnsi="Arial" w:cs="Arial"/>
            <w:sz w:val="24"/>
            <w:szCs w:val="24"/>
          </w:rPr>
          <m:t>=</m:t>
        </m:r>
        <m:sSub>
          <m:sSubPr>
            <m:ctrlPr>
              <w:rPr>
                <w:rFonts w:ascii="Cambria Math" w:hAnsi="Arial" w:cs="Arial"/>
                <w:i/>
                <w:sz w:val="24"/>
                <w:szCs w:val="24"/>
              </w:rPr>
            </m:ctrlPr>
          </m:sSubPr>
          <m:e>
            <m:r>
              <w:rPr>
                <w:rFonts w:ascii="Cambria Math" w:hAnsi="Cambria Math" w:cs="Arial"/>
                <w:sz w:val="24"/>
                <w:szCs w:val="24"/>
              </w:rPr>
              <m:t>V</m:t>
            </m:r>
          </m:e>
          <m:sub>
            <m:r>
              <w:rPr>
                <w:rFonts w:ascii="Cambria Math" w:hAnsi="Arial" w:cs="Arial"/>
                <w:sz w:val="24"/>
                <w:szCs w:val="24"/>
              </w:rPr>
              <m:t>0</m:t>
            </m:r>
          </m:sub>
        </m:sSub>
        <m:r>
          <w:rPr>
            <w:rFonts w:ascii="Cambria Math" w:hAnsi="Cambria Math" w:cs="Arial"/>
            <w:sz w:val="24"/>
            <w:szCs w:val="24"/>
          </w:rPr>
          <m:t>cosθt</m:t>
        </m:r>
      </m:oMath>
      <w:r w:rsidR="00432B79">
        <w:rPr>
          <w:rFonts w:ascii="Arial" w:eastAsiaTheme="minorEastAsia" w:hAnsi="Arial" w:cs="Arial"/>
          <w:sz w:val="24"/>
          <w:szCs w:val="24"/>
        </w:rPr>
        <w:tab/>
        <w:t>(7)</w:t>
      </w:r>
    </w:p>
    <w:p w:rsidR="008F5D99" w:rsidRPr="003847C6" w:rsidRDefault="00FD61F4" w:rsidP="003847C6">
      <w:pPr>
        <w:tabs>
          <w:tab w:val="left" w:pos="3495"/>
        </w:tabs>
        <w:jc w:val="both"/>
        <w:rPr>
          <w:rFonts w:ascii="Arial" w:hAnsi="Arial" w:cs="Arial"/>
          <w:sz w:val="24"/>
          <w:szCs w:val="24"/>
        </w:rPr>
      </w:pPr>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Cambria Math" w:cs="Arial"/>
                <w:sz w:val="24"/>
                <w:szCs w:val="24"/>
              </w:rPr>
              <m:t>max</m:t>
            </m:r>
          </m:sub>
        </m:sSub>
        <m:r>
          <w:rPr>
            <w:rFonts w:ascii="Cambria Math" w:hAnsi="Arial" w:cs="Arial"/>
            <w:sz w:val="24"/>
            <w:szCs w:val="24"/>
          </w:rPr>
          <m:t>=</m:t>
        </m:r>
        <m:f>
          <m:fPr>
            <m:ctrlPr>
              <w:rPr>
                <w:rFonts w:ascii="Cambria Math" w:hAnsi="Arial" w:cs="Arial"/>
                <w:i/>
                <w:sz w:val="24"/>
                <w:szCs w:val="24"/>
              </w:rPr>
            </m:ctrlPr>
          </m:fPr>
          <m:num>
            <m:sSup>
              <m:sSupPr>
                <m:ctrlPr>
                  <w:rPr>
                    <w:rFonts w:ascii="Cambria Math" w:hAnsi="Arial" w:cs="Arial"/>
                    <w:i/>
                    <w:sz w:val="24"/>
                    <w:szCs w:val="24"/>
                  </w:rPr>
                </m:ctrlPr>
              </m:sSupPr>
              <m:e>
                <m:sSub>
                  <m:sSubPr>
                    <m:ctrlPr>
                      <w:rPr>
                        <w:rFonts w:ascii="Cambria Math" w:hAnsi="Arial" w:cs="Arial"/>
                        <w:i/>
                        <w:sz w:val="24"/>
                        <w:szCs w:val="24"/>
                      </w:rPr>
                    </m:ctrlPr>
                  </m:sSubPr>
                  <m:e>
                    <m:r>
                      <w:rPr>
                        <w:rFonts w:ascii="Cambria Math" w:hAnsi="Cambria Math" w:cs="Arial"/>
                        <w:sz w:val="24"/>
                        <w:szCs w:val="24"/>
                      </w:rPr>
                      <m:t>V</m:t>
                    </m:r>
                  </m:e>
                  <m:sub>
                    <m:r>
                      <w:rPr>
                        <w:rFonts w:ascii="Cambria Math" w:hAnsi="Arial" w:cs="Arial"/>
                        <w:sz w:val="24"/>
                        <w:szCs w:val="24"/>
                      </w:rPr>
                      <m:t>0</m:t>
                    </m:r>
                  </m:sub>
                </m:sSub>
              </m:e>
              <m:sup>
                <m:r>
                  <w:rPr>
                    <w:rFonts w:ascii="Cambria Math" w:hAnsi="Arial" w:cs="Arial"/>
                    <w:sz w:val="24"/>
                    <w:szCs w:val="24"/>
                  </w:rPr>
                  <m:t>2</m:t>
                </m:r>
              </m:sup>
            </m:sSup>
            <m:r>
              <w:rPr>
                <w:rFonts w:ascii="Cambria Math" w:eastAsiaTheme="minorEastAsia" w:hAnsi="Cambria Math" w:cs="Arial"/>
                <w:sz w:val="24"/>
                <w:szCs w:val="24"/>
              </w:rPr>
              <m:t>sen</m:t>
            </m:r>
            <m:r>
              <w:rPr>
                <w:rFonts w:ascii="Cambria Math" w:eastAsiaTheme="minorEastAsia" w:hAnsi="Arial" w:cs="Arial"/>
                <w:sz w:val="24"/>
                <w:szCs w:val="24"/>
              </w:rPr>
              <m:t>2</m:t>
            </m:r>
            <m:r>
              <w:rPr>
                <w:rFonts w:ascii="Cambria Math" w:eastAsiaTheme="minorEastAsia" w:hAnsi="Cambria Math" w:cs="Arial"/>
                <w:sz w:val="24"/>
                <w:szCs w:val="24"/>
              </w:rPr>
              <m:t>θ</m:t>
            </m:r>
          </m:num>
          <m:den>
            <m:r>
              <w:rPr>
                <w:rFonts w:ascii="Cambria Math" w:hAnsi="Cambria Math" w:cs="Arial"/>
                <w:sz w:val="24"/>
                <w:szCs w:val="24"/>
              </w:rPr>
              <m:t>g</m:t>
            </m:r>
          </m:den>
        </m:f>
      </m:oMath>
      <w:r w:rsidR="00432B79">
        <w:rPr>
          <w:rFonts w:ascii="Arial" w:eastAsiaTheme="minorEastAsia" w:hAnsi="Arial" w:cs="Arial"/>
          <w:sz w:val="24"/>
          <w:szCs w:val="24"/>
        </w:rPr>
        <w:tab/>
        <w:t>(8)</w:t>
      </w:r>
    </w:p>
    <w:p w:rsidR="008F5D99" w:rsidRDefault="00792883" w:rsidP="003847C6">
      <w:pPr>
        <w:jc w:val="both"/>
        <w:rPr>
          <w:rFonts w:ascii="Arial" w:hAnsi="Arial" w:cs="Arial"/>
          <w:sz w:val="24"/>
          <w:szCs w:val="24"/>
        </w:rPr>
      </w:pPr>
      <w:r w:rsidRPr="003847C6">
        <w:rPr>
          <w:rFonts w:ascii="Arial" w:hAnsi="Arial" w:cs="Arial"/>
          <w:b/>
          <w:sz w:val="24"/>
          <w:szCs w:val="24"/>
        </w:rPr>
        <w:t>Nota:</w:t>
      </w:r>
      <w:r w:rsidRPr="003847C6">
        <w:rPr>
          <w:rFonts w:ascii="Arial" w:hAnsi="Arial" w:cs="Arial"/>
          <w:sz w:val="24"/>
          <w:szCs w:val="24"/>
        </w:rPr>
        <w:t xml:space="preserve"> estas ecuaciones solo son cuando el movimiento es totalmente parabólico e inicia y finaliza en el misma altura.</w:t>
      </w:r>
    </w:p>
    <w:p w:rsidR="00432B79" w:rsidRPr="00432B79" w:rsidRDefault="00432B79" w:rsidP="003847C6">
      <w:pPr>
        <w:jc w:val="both"/>
        <w:rPr>
          <w:rFonts w:ascii="Arial" w:hAnsi="Arial" w:cs="Arial"/>
          <w:sz w:val="24"/>
          <w:szCs w:val="24"/>
        </w:rPr>
      </w:pPr>
      <w:r w:rsidRPr="00432B79">
        <w:rPr>
          <w:rFonts w:ascii="Arial" w:hAnsi="Arial" w:cs="Arial"/>
          <w:sz w:val="24"/>
          <w:szCs w:val="24"/>
          <w:highlight w:val="cyan"/>
        </w:rPr>
        <w:t>Programar  las ecuaciones 5, 6, 7 y 8  y dar entrada al usuario de V</w:t>
      </w:r>
      <w:r w:rsidRPr="00432B79">
        <w:rPr>
          <w:rFonts w:ascii="Arial" w:hAnsi="Arial" w:cs="Arial"/>
          <w:sz w:val="24"/>
          <w:szCs w:val="24"/>
          <w:highlight w:val="cyan"/>
          <w:vertAlign w:val="subscript"/>
        </w:rPr>
        <w:t xml:space="preserve">o </w:t>
      </w:r>
      <w:r w:rsidRPr="00432B79">
        <w:rPr>
          <w:rFonts w:ascii="Arial" w:hAnsi="Arial" w:cs="Arial"/>
          <w:sz w:val="24"/>
          <w:szCs w:val="24"/>
          <w:highlight w:val="cyan"/>
        </w:rPr>
        <w:t>y ángulo</w:t>
      </w:r>
    </w:p>
    <w:p w:rsidR="006F0D61" w:rsidRPr="003847C6" w:rsidRDefault="006F0D61" w:rsidP="003847C6">
      <w:pPr>
        <w:jc w:val="both"/>
        <w:rPr>
          <w:rFonts w:ascii="Arial" w:hAnsi="Arial" w:cs="Arial"/>
          <w:sz w:val="24"/>
          <w:szCs w:val="24"/>
        </w:rPr>
      </w:pPr>
    </w:p>
    <w:p w:rsidR="00BF0D59" w:rsidRPr="003847C6" w:rsidRDefault="00BF0D59" w:rsidP="003847C6">
      <w:pPr>
        <w:tabs>
          <w:tab w:val="left" w:pos="1065"/>
        </w:tabs>
        <w:jc w:val="both"/>
        <w:rPr>
          <w:rFonts w:ascii="Arial" w:hAnsi="Arial" w:cs="Arial"/>
          <w:b/>
          <w:color w:val="C00000"/>
          <w:sz w:val="24"/>
          <w:szCs w:val="24"/>
        </w:rPr>
      </w:pPr>
    </w:p>
    <w:p w:rsidR="008F5D99" w:rsidRPr="003847C6" w:rsidRDefault="006C44E1" w:rsidP="003847C6">
      <w:pPr>
        <w:tabs>
          <w:tab w:val="left" w:pos="1065"/>
        </w:tabs>
        <w:jc w:val="both"/>
        <w:rPr>
          <w:rFonts w:ascii="Arial" w:hAnsi="Arial" w:cs="Arial"/>
          <w:b/>
          <w:color w:val="C00000"/>
          <w:sz w:val="24"/>
          <w:szCs w:val="24"/>
        </w:rPr>
      </w:pPr>
      <w:r w:rsidRPr="003847C6">
        <w:rPr>
          <w:rFonts w:ascii="Arial" w:hAnsi="Arial" w:cs="Arial"/>
          <w:b/>
          <w:color w:val="C00000"/>
          <w:sz w:val="24"/>
          <w:szCs w:val="24"/>
        </w:rPr>
        <w:t>Ejemplo práctico:</w:t>
      </w:r>
    </w:p>
    <w:p w:rsidR="00396138" w:rsidRPr="003847C6" w:rsidRDefault="006C44E1" w:rsidP="003847C6">
      <w:pPr>
        <w:tabs>
          <w:tab w:val="left" w:pos="1065"/>
        </w:tabs>
        <w:jc w:val="both"/>
        <w:rPr>
          <w:rStyle w:val="longtext"/>
          <w:rFonts w:ascii="Arial" w:hAnsi="Arial" w:cs="Arial"/>
          <w:sz w:val="24"/>
          <w:szCs w:val="24"/>
        </w:rPr>
      </w:pPr>
      <w:r w:rsidRPr="003847C6">
        <w:rPr>
          <w:rStyle w:val="longtext"/>
          <w:rFonts w:ascii="Arial" w:hAnsi="Arial" w:cs="Arial"/>
          <w:sz w:val="24"/>
          <w:szCs w:val="24"/>
        </w:rPr>
        <w:t xml:space="preserve">Un </w:t>
      </w:r>
      <w:r w:rsidR="00843915" w:rsidRPr="003847C6">
        <w:rPr>
          <w:rStyle w:val="longtext"/>
          <w:rFonts w:ascii="Arial" w:hAnsi="Arial" w:cs="Arial"/>
          <w:sz w:val="24"/>
          <w:szCs w:val="24"/>
        </w:rPr>
        <w:t>atleta de salto largo deja el suelo en un ángulo de 20.</w:t>
      </w:r>
      <w:r w:rsidRPr="003847C6">
        <w:rPr>
          <w:rStyle w:val="longtext"/>
          <w:rFonts w:ascii="Arial" w:hAnsi="Arial" w:cs="Arial"/>
          <w:sz w:val="24"/>
          <w:szCs w:val="24"/>
        </w:rPr>
        <w:t>0 ° por encima</w:t>
      </w:r>
      <w:r w:rsidR="00843915" w:rsidRPr="003847C6">
        <w:rPr>
          <w:rStyle w:val="longtext"/>
          <w:rFonts w:ascii="Arial" w:hAnsi="Arial" w:cs="Arial"/>
          <w:sz w:val="24"/>
          <w:szCs w:val="24"/>
        </w:rPr>
        <w:t xml:space="preserve"> de la</w:t>
      </w:r>
      <w:r w:rsidR="00843915" w:rsidRPr="003847C6">
        <w:rPr>
          <w:rFonts w:ascii="Arial" w:hAnsi="Arial" w:cs="Arial"/>
          <w:sz w:val="24"/>
          <w:szCs w:val="24"/>
        </w:rPr>
        <w:t xml:space="preserve"> </w:t>
      </w:r>
      <w:r w:rsidRPr="003847C6">
        <w:rPr>
          <w:rStyle w:val="longtext"/>
          <w:rFonts w:ascii="Arial" w:hAnsi="Arial" w:cs="Arial"/>
          <w:sz w:val="24"/>
          <w:szCs w:val="24"/>
        </w:rPr>
        <w:t xml:space="preserve">horizontal </w:t>
      </w:r>
      <w:r w:rsidR="00843915" w:rsidRPr="003847C6">
        <w:rPr>
          <w:rStyle w:val="longtext"/>
          <w:rFonts w:ascii="Arial" w:hAnsi="Arial" w:cs="Arial"/>
          <w:sz w:val="24"/>
          <w:szCs w:val="24"/>
        </w:rPr>
        <w:t>a una velocidad de 11.</w:t>
      </w:r>
      <w:r w:rsidRPr="003847C6">
        <w:rPr>
          <w:rStyle w:val="longtext"/>
          <w:rFonts w:ascii="Arial" w:hAnsi="Arial" w:cs="Arial"/>
          <w:sz w:val="24"/>
          <w:szCs w:val="24"/>
        </w:rPr>
        <w:t xml:space="preserve">0 m / s.  </w:t>
      </w:r>
    </w:p>
    <w:p w:rsidR="00396138" w:rsidRPr="003847C6" w:rsidRDefault="00396138" w:rsidP="003847C6">
      <w:pPr>
        <w:tabs>
          <w:tab w:val="left" w:pos="1065"/>
        </w:tabs>
        <w:jc w:val="both"/>
        <w:rPr>
          <w:rStyle w:val="longtext"/>
          <w:rFonts w:ascii="Arial" w:hAnsi="Arial" w:cs="Arial"/>
          <w:sz w:val="24"/>
          <w:szCs w:val="24"/>
        </w:rPr>
      </w:pPr>
      <w:r w:rsidRPr="003847C6">
        <w:rPr>
          <w:rStyle w:val="longtext"/>
          <w:rFonts w:ascii="Arial" w:hAnsi="Arial" w:cs="Arial"/>
          <w:sz w:val="24"/>
          <w:szCs w:val="24"/>
        </w:rPr>
        <w:t xml:space="preserve">a)  </w:t>
      </w:r>
      <w:r w:rsidR="006C44E1" w:rsidRPr="003847C6">
        <w:rPr>
          <w:rStyle w:val="longtext"/>
          <w:rFonts w:ascii="Arial" w:hAnsi="Arial" w:cs="Arial"/>
          <w:sz w:val="24"/>
          <w:szCs w:val="24"/>
        </w:rPr>
        <w:t>¿Qué distancia</w:t>
      </w:r>
      <w:r w:rsidR="00843915" w:rsidRPr="003847C6">
        <w:rPr>
          <w:rFonts w:ascii="Arial" w:hAnsi="Arial" w:cs="Arial"/>
          <w:sz w:val="24"/>
          <w:szCs w:val="24"/>
        </w:rPr>
        <w:t xml:space="preserve"> salta </w:t>
      </w:r>
      <w:r w:rsidR="006C44E1" w:rsidRPr="003847C6">
        <w:rPr>
          <w:rStyle w:val="longtext"/>
          <w:rFonts w:ascii="Arial" w:hAnsi="Arial" w:cs="Arial"/>
          <w:sz w:val="24"/>
          <w:szCs w:val="24"/>
        </w:rPr>
        <w:t>en la dirección horizontal? (Suponga que su movimiento es</w:t>
      </w:r>
      <w:r w:rsidR="00843915" w:rsidRPr="003847C6">
        <w:rPr>
          <w:rFonts w:ascii="Arial" w:hAnsi="Arial" w:cs="Arial"/>
          <w:sz w:val="24"/>
          <w:szCs w:val="24"/>
        </w:rPr>
        <w:t xml:space="preserve"> </w:t>
      </w:r>
      <w:r w:rsidR="006C44E1" w:rsidRPr="003847C6">
        <w:rPr>
          <w:rStyle w:val="longtext"/>
          <w:rFonts w:ascii="Arial" w:hAnsi="Arial" w:cs="Arial"/>
          <w:sz w:val="24"/>
          <w:szCs w:val="24"/>
        </w:rPr>
        <w:t>equivalente al de una partícula.)</w:t>
      </w:r>
      <w:r w:rsidRPr="003847C6">
        <w:rPr>
          <w:rStyle w:val="longtext"/>
          <w:rFonts w:ascii="Arial" w:hAnsi="Arial" w:cs="Arial"/>
          <w:sz w:val="24"/>
          <w:szCs w:val="24"/>
        </w:rPr>
        <w:t xml:space="preserve">  </w:t>
      </w:r>
    </w:p>
    <w:p w:rsidR="00DA21BC" w:rsidRPr="003847C6" w:rsidRDefault="00396138" w:rsidP="003847C6">
      <w:pPr>
        <w:tabs>
          <w:tab w:val="left" w:pos="1065"/>
        </w:tabs>
        <w:jc w:val="both"/>
        <w:rPr>
          <w:rStyle w:val="longtext"/>
          <w:rFonts w:ascii="Arial" w:hAnsi="Arial" w:cs="Arial"/>
          <w:sz w:val="24"/>
          <w:szCs w:val="24"/>
        </w:rPr>
      </w:pPr>
      <w:r w:rsidRPr="003847C6">
        <w:rPr>
          <w:rStyle w:val="longtext"/>
          <w:rFonts w:ascii="Arial" w:hAnsi="Arial" w:cs="Arial"/>
          <w:sz w:val="24"/>
          <w:szCs w:val="24"/>
        </w:rPr>
        <w:t>b) ¿</w:t>
      </w:r>
      <w:r w:rsidR="00835D5F" w:rsidRPr="003847C6">
        <w:rPr>
          <w:rStyle w:val="longtext"/>
          <w:rFonts w:ascii="Arial" w:hAnsi="Arial" w:cs="Arial"/>
          <w:sz w:val="24"/>
          <w:szCs w:val="24"/>
        </w:rPr>
        <w:t xml:space="preserve">Cuál fue la </w:t>
      </w:r>
      <w:r w:rsidRPr="003847C6">
        <w:rPr>
          <w:rStyle w:val="longtext"/>
          <w:rFonts w:ascii="Arial" w:hAnsi="Arial" w:cs="Arial"/>
          <w:sz w:val="24"/>
          <w:szCs w:val="24"/>
        </w:rPr>
        <w:t>altura máxima</w:t>
      </w:r>
      <w:r w:rsidR="00835D5F" w:rsidRPr="003847C6">
        <w:rPr>
          <w:rStyle w:val="longtext"/>
          <w:rFonts w:ascii="Arial" w:hAnsi="Arial" w:cs="Arial"/>
          <w:sz w:val="24"/>
          <w:szCs w:val="24"/>
        </w:rPr>
        <w:t xml:space="preserve"> alcanzada en su salto</w:t>
      </w:r>
      <w:r w:rsidRPr="003847C6">
        <w:rPr>
          <w:rStyle w:val="longtext"/>
          <w:rFonts w:ascii="Arial" w:hAnsi="Arial" w:cs="Arial"/>
          <w:sz w:val="24"/>
          <w:szCs w:val="24"/>
        </w:rPr>
        <w:t>?</w:t>
      </w:r>
    </w:p>
    <w:p w:rsidR="00396138" w:rsidRPr="003847C6" w:rsidRDefault="00396138" w:rsidP="003847C6">
      <w:pPr>
        <w:tabs>
          <w:tab w:val="left" w:pos="1065"/>
        </w:tabs>
        <w:jc w:val="both"/>
        <w:rPr>
          <w:rFonts w:ascii="Arial" w:hAnsi="Arial" w:cs="Arial"/>
          <w:sz w:val="24"/>
          <w:szCs w:val="24"/>
        </w:rPr>
      </w:pPr>
    </w:p>
    <w:p w:rsidR="00E63B65" w:rsidRPr="003847C6" w:rsidRDefault="00E63B65" w:rsidP="003847C6">
      <w:pPr>
        <w:tabs>
          <w:tab w:val="left" w:pos="1065"/>
        </w:tabs>
        <w:jc w:val="both"/>
        <w:rPr>
          <w:rFonts w:ascii="Arial" w:hAnsi="Arial" w:cs="Arial"/>
          <w:sz w:val="24"/>
          <w:szCs w:val="24"/>
          <w:highlight w:val="yellow"/>
        </w:rPr>
      </w:pPr>
      <w:r w:rsidRPr="003847C6">
        <w:rPr>
          <w:rFonts w:ascii="Arial" w:hAnsi="Arial" w:cs="Arial"/>
          <w:noProof/>
          <w:sz w:val="24"/>
          <w:szCs w:val="24"/>
          <w:highlight w:val="yellow"/>
          <w:lang w:eastAsia="es-CO"/>
        </w:rPr>
        <w:drawing>
          <wp:inline distT="0" distB="0" distL="0" distR="0">
            <wp:extent cx="2276475" cy="3467100"/>
            <wp:effectExtent l="19050" t="0" r="9525" b="0"/>
            <wp:docPr id="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2276475" cy="3467100"/>
                    </a:xfrm>
                    <a:prstGeom prst="rect">
                      <a:avLst/>
                    </a:prstGeom>
                    <a:noFill/>
                    <a:ln w="9525">
                      <a:noFill/>
                      <a:miter lim="800000"/>
                      <a:headEnd/>
                      <a:tailEnd/>
                    </a:ln>
                  </pic:spPr>
                </pic:pic>
              </a:graphicData>
            </a:graphic>
          </wp:inline>
        </w:drawing>
      </w:r>
    </w:p>
    <w:p w:rsidR="00DA21BC" w:rsidRPr="003847C6" w:rsidRDefault="00DA21BC" w:rsidP="003847C6">
      <w:pPr>
        <w:tabs>
          <w:tab w:val="left" w:pos="1065"/>
        </w:tabs>
        <w:jc w:val="both"/>
        <w:rPr>
          <w:rFonts w:ascii="Arial" w:hAnsi="Arial" w:cs="Arial"/>
          <w:sz w:val="24"/>
          <w:szCs w:val="24"/>
        </w:rPr>
      </w:pPr>
      <w:r w:rsidRPr="003847C6">
        <w:rPr>
          <w:rFonts w:ascii="Arial" w:hAnsi="Arial" w:cs="Arial"/>
          <w:sz w:val="24"/>
          <w:szCs w:val="24"/>
          <w:highlight w:val="yellow"/>
        </w:rPr>
        <w:t>Animar esta figura mostrando una vista de lado.</w:t>
      </w:r>
    </w:p>
    <w:p w:rsidR="00E63B65" w:rsidRPr="003847C6" w:rsidRDefault="00835D5F"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Solución:</w:t>
      </w:r>
    </w:p>
    <w:p w:rsidR="00835D5F" w:rsidRPr="003847C6" w:rsidRDefault="00835D5F"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Primero determinamos las variables que se enuncian:</w:t>
      </w:r>
    </w:p>
    <w:p w:rsidR="00835D5F" w:rsidRPr="003847C6" w:rsidRDefault="00835D5F" w:rsidP="003847C6">
      <w:pPr>
        <w:tabs>
          <w:tab w:val="left" w:pos="1065"/>
        </w:tabs>
        <w:jc w:val="both"/>
        <w:rPr>
          <w:rFonts w:ascii="Arial" w:eastAsiaTheme="minorEastAsia" w:hAnsi="Arial" w:cs="Arial"/>
          <w:sz w:val="24"/>
          <w:szCs w:val="24"/>
        </w:rPr>
      </w:pPr>
      <m:oMath>
        <m:r>
          <w:rPr>
            <w:rFonts w:ascii="Cambria Math" w:eastAsiaTheme="minorEastAsia" w:hAnsi="Cambria Math" w:cs="Arial"/>
            <w:sz w:val="24"/>
            <w:szCs w:val="24"/>
          </w:rPr>
          <m:t>θ</m:t>
        </m:r>
        <m:r>
          <w:rPr>
            <w:rFonts w:ascii="Cambria Math" w:eastAsiaTheme="minorEastAsia" w:hAnsi="Arial" w:cs="Arial"/>
            <w:sz w:val="24"/>
            <w:szCs w:val="24"/>
          </w:rPr>
          <m:t>=20</m:t>
        </m:r>
        <m:r>
          <w:rPr>
            <w:rFonts w:ascii="Arial" w:eastAsiaTheme="minorEastAsia" w:hAnsi="Arial" w:cs="Arial"/>
            <w:sz w:val="24"/>
            <w:szCs w:val="24"/>
          </w:rPr>
          <m:t>°</m:t>
        </m:r>
      </m:oMath>
      <w:r w:rsidRPr="003847C6">
        <w:rPr>
          <w:rFonts w:ascii="Arial" w:eastAsiaTheme="minorEastAsia" w:hAnsi="Arial" w:cs="Arial"/>
          <w:sz w:val="24"/>
          <w:szCs w:val="24"/>
        </w:rPr>
        <w:t xml:space="preserve"> </w:t>
      </w:r>
    </w:p>
    <w:p w:rsidR="00835D5F" w:rsidRPr="003847C6" w:rsidRDefault="00FD61F4" w:rsidP="003847C6">
      <w:pPr>
        <w:tabs>
          <w:tab w:val="left" w:pos="1065"/>
        </w:tabs>
        <w:jc w:val="both"/>
        <w:rPr>
          <w:rFonts w:ascii="Arial" w:eastAsiaTheme="minorEastAsia" w:hAnsi="Arial" w:cs="Arial"/>
          <w:sz w:val="24"/>
          <w:szCs w:val="24"/>
        </w:rPr>
      </w:pPr>
      <m:oMathPara>
        <m:oMathParaPr>
          <m:jc m:val="left"/>
        </m:oMathParaP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sub>
          </m:sSub>
          <m:r>
            <w:rPr>
              <w:rFonts w:ascii="Cambria Math" w:eastAsiaTheme="minorEastAsia" w:hAnsi="Arial" w:cs="Arial"/>
              <w:sz w:val="24"/>
              <w:szCs w:val="24"/>
            </w:rPr>
            <m:t xml:space="preserve">=11 </m:t>
          </m:r>
          <m:r>
            <w:rPr>
              <w:rFonts w:ascii="Cambria Math" w:eastAsiaTheme="minorEastAsia" w:hAnsi="Cambria Math" w:cs="Arial"/>
              <w:sz w:val="24"/>
              <w:szCs w:val="24"/>
            </w:rPr>
            <m:t>m</m:t>
          </m:r>
          <m:r>
            <w:rPr>
              <w:rFonts w:ascii="Cambria Math" w:eastAsiaTheme="minorEastAsia" w:hAnsi="Arial" w:cs="Arial"/>
              <w:sz w:val="24"/>
              <w:szCs w:val="24"/>
            </w:rPr>
            <m:t>/</m:t>
          </m:r>
          <m:r>
            <w:rPr>
              <w:rFonts w:ascii="Cambria Math" w:eastAsiaTheme="minorEastAsia" w:hAnsi="Cambria Math" w:cs="Arial"/>
              <w:sz w:val="24"/>
              <w:szCs w:val="24"/>
            </w:rPr>
            <m:t>s</m:t>
          </m:r>
        </m:oMath>
      </m:oMathPara>
    </w:p>
    <w:p w:rsidR="00835D5F" w:rsidRPr="003847C6" w:rsidRDefault="00835D5F"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Solución a)</w:t>
      </w:r>
    </w:p>
    <w:p w:rsidR="00835D5F" w:rsidRPr="003847C6" w:rsidRDefault="00835D5F"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El atleta hace un movimiento parabólico, para ello se utiliza la ecuación:</w:t>
      </w:r>
    </w:p>
    <w:p w:rsidR="00835D5F" w:rsidRPr="003847C6" w:rsidRDefault="00FD61F4" w:rsidP="003847C6">
      <w:pPr>
        <w:tabs>
          <w:tab w:val="left" w:pos="3495"/>
        </w:tabs>
        <w:jc w:val="both"/>
        <w:rPr>
          <w:rFonts w:ascii="Arial" w:hAnsi="Arial" w:cs="Arial"/>
          <w:sz w:val="24"/>
          <w:szCs w:val="24"/>
        </w:rPr>
      </w:pPr>
      <m:oMathPara>
        <m:oMath>
          <m:sSub>
            <m:sSubPr>
              <m:ctrlPr>
                <w:rPr>
                  <w:rFonts w:ascii="Cambria Math" w:hAnsi="Arial" w:cs="Arial"/>
                  <w:i/>
                  <w:sz w:val="24"/>
                  <w:szCs w:val="24"/>
                </w:rPr>
              </m:ctrlPr>
            </m:sSubPr>
            <m:e>
              <m:r>
                <w:rPr>
                  <w:rFonts w:ascii="Cambria Math" w:hAnsi="Cambria Math" w:cs="Arial"/>
                  <w:sz w:val="24"/>
                  <w:szCs w:val="24"/>
                </w:rPr>
                <m:t>x</m:t>
              </m:r>
            </m:e>
            <m:sub>
              <m:r>
                <w:rPr>
                  <w:rFonts w:ascii="Cambria Math" w:hAnsi="Cambria Math" w:cs="Arial"/>
                  <w:sz w:val="24"/>
                  <w:szCs w:val="24"/>
                </w:rPr>
                <m:t>max</m:t>
              </m:r>
            </m:sub>
          </m:sSub>
          <m:r>
            <w:rPr>
              <w:rFonts w:ascii="Cambria Math" w:hAnsi="Arial" w:cs="Arial"/>
              <w:sz w:val="24"/>
              <w:szCs w:val="24"/>
            </w:rPr>
            <m:t>=</m:t>
          </m:r>
          <m:f>
            <m:fPr>
              <m:ctrlPr>
                <w:rPr>
                  <w:rFonts w:ascii="Cambria Math" w:hAnsi="Arial" w:cs="Arial"/>
                  <w:i/>
                  <w:sz w:val="24"/>
                  <w:szCs w:val="24"/>
                </w:rPr>
              </m:ctrlPr>
            </m:fPr>
            <m:num>
              <m:sSup>
                <m:sSupPr>
                  <m:ctrlPr>
                    <w:rPr>
                      <w:rFonts w:ascii="Cambria Math" w:hAnsi="Arial" w:cs="Arial"/>
                      <w:i/>
                      <w:sz w:val="24"/>
                      <w:szCs w:val="24"/>
                    </w:rPr>
                  </m:ctrlPr>
                </m:sSupPr>
                <m:e>
                  <m:sSub>
                    <m:sSubPr>
                      <m:ctrlPr>
                        <w:rPr>
                          <w:rFonts w:ascii="Cambria Math" w:hAnsi="Arial" w:cs="Arial"/>
                          <w:i/>
                          <w:sz w:val="24"/>
                          <w:szCs w:val="24"/>
                        </w:rPr>
                      </m:ctrlPr>
                    </m:sSubPr>
                    <m:e>
                      <m:r>
                        <w:rPr>
                          <w:rFonts w:ascii="Cambria Math" w:hAnsi="Cambria Math" w:cs="Arial"/>
                          <w:sz w:val="24"/>
                          <w:szCs w:val="24"/>
                        </w:rPr>
                        <m:t>V</m:t>
                      </m:r>
                    </m:e>
                    <m:sub>
                      <m:r>
                        <w:rPr>
                          <w:rFonts w:ascii="Cambria Math" w:hAnsi="Arial" w:cs="Arial"/>
                          <w:sz w:val="24"/>
                          <w:szCs w:val="24"/>
                        </w:rPr>
                        <m:t>0</m:t>
                      </m:r>
                    </m:sub>
                  </m:sSub>
                </m:e>
                <m:sup>
                  <m:r>
                    <w:rPr>
                      <w:rFonts w:ascii="Cambria Math" w:hAnsi="Arial" w:cs="Arial"/>
                      <w:sz w:val="24"/>
                      <w:szCs w:val="24"/>
                    </w:rPr>
                    <m:t>2</m:t>
                  </m:r>
                </m:sup>
              </m:sSup>
              <m:r>
                <w:rPr>
                  <w:rFonts w:ascii="Cambria Math" w:eastAsiaTheme="minorEastAsia" w:hAnsi="Cambria Math" w:cs="Arial"/>
                  <w:sz w:val="24"/>
                  <w:szCs w:val="24"/>
                </w:rPr>
                <m:t>sen</m:t>
              </m:r>
              <m:r>
                <w:rPr>
                  <w:rFonts w:ascii="Cambria Math" w:eastAsiaTheme="minorEastAsia" w:hAnsi="Arial" w:cs="Arial"/>
                  <w:sz w:val="24"/>
                  <w:szCs w:val="24"/>
                </w:rPr>
                <m:t>2</m:t>
              </m:r>
              <m:r>
                <w:rPr>
                  <w:rFonts w:ascii="Cambria Math" w:eastAsiaTheme="minorEastAsia" w:hAnsi="Cambria Math" w:cs="Arial"/>
                  <w:sz w:val="24"/>
                  <w:szCs w:val="24"/>
                </w:rPr>
                <m:t>θ</m:t>
              </m:r>
            </m:num>
            <m:den>
              <m:r>
                <w:rPr>
                  <w:rFonts w:ascii="Cambria Math" w:hAnsi="Cambria Math" w:cs="Arial"/>
                  <w:sz w:val="24"/>
                  <w:szCs w:val="24"/>
                </w:rPr>
                <m:t>g</m:t>
              </m:r>
            </m:den>
          </m:f>
        </m:oMath>
      </m:oMathPara>
    </w:p>
    <w:p w:rsidR="00835D5F" w:rsidRPr="003847C6" w:rsidRDefault="00835D5F"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Y reemplazamos por los valores dados y se obtiene:</w:t>
      </w:r>
    </w:p>
    <w:p w:rsidR="00835D5F" w:rsidRPr="003847C6" w:rsidRDefault="00835D5F"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x=7.94 m</w:t>
      </w:r>
    </w:p>
    <w:p w:rsidR="00835D5F" w:rsidRPr="003847C6" w:rsidRDefault="00835D5F"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Solución b)</w:t>
      </w:r>
    </w:p>
    <w:p w:rsidR="00835D5F" w:rsidRPr="003847C6" w:rsidRDefault="00FD61F4" w:rsidP="003847C6">
      <w:pPr>
        <w:tabs>
          <w:tab w:val="left" w:pos="3495"/>
        </w:tabs>
        <w:jc w:val="both"/>
        <w:rPr>
          <w:rFonts w:ascii="Arial" w:eastAsiaTheme="minorEastAsia" w:hAnsi="Arial" w:cs="Arial"/>
          <w:sz w:val="24"/>
          <w:szCs w:val="24"/>
        </w:rPr>
      </w:pPr>
      <m:oMathPara>
        <m:oMath>
          <m:sSub>
            <m:sSubPr>
              <m:ctrlPr>
                <w:rPr>
                  <w:rFonts w:ascii="Cambria Math" w:hAnsi="Arial" w:cs="Arial"/>
                  <w:i/>
                  <w:sz w:val="24"/>
                  <w:szCs w:val="24"/>
                </w:rPr>
              </m:ctrlPr>
            </m:sSubPr>
            <m:e>
              <m:r>
                <w:rPr>
                  <w:rFonts w:ascii="Cambria Math" w:hAnsi="Cambria Math" w:cs="Arial"/>
                  <w:sz w:val="24"/>
                  <w:szCs w:val="24"/>
                </w:rPr>
                <m:t>y</m:t>
              </m:r>
            </m:e>
            <m:sub>
              <m:r>
                <w:rPr>
                  <w:rFonts w:ascii="Cambria Math" w:hAnsi="Cambria Math" w:cs="Arial"/>
                  <w:sz w:val="24"/>
                  <w:szCs w:val="24"/>
                </w:rPr>
                <m:t>max</m:t>
              </m:r>
            </m:sub>
          </m:sSub>
          <m:r>
            <w:rPr>
              <w:rFonts w:ascii="Cambria Math" w:hAnsi="Arial" w:cs="Arial"/>
              <w:sz w:val="24"/>
              <w:szCs w:val="24"/>
            </w:rPr>
            <m:t>=</m:t>
          </m:r>
          <m:f>
            <m:fPr>
              <m:ctrlPr>
                <w:rPr>
                  <w:rFonts w:ascii="Cambria Math" w:hAnsi="Arial" w:cs="Arial"/>
                  <w:i/>
                  <w:sz w:val="24"/>
                  <w:szCs w:val="24"/>
                </w:rPr>
              </m:ctrlPr>
            </m:fPr>
            <m:num>
              <m:sSup>
                <m:sSupPr>
                  <m:ctrlPr>
                    <w:rPr>
                      <w:rFonts w:ascii="Cambria Math" w:hAnsi="Arial" w:cs="Arial"/>
                      <w:i/>
                      <w:sz w:val="24"/>
                      <w:szCs w:val="24"/>
                    </w:rPr>
                  </m:ctrlPr>
                </m:sSupPr>
                <m:e>
                  <m:sSub>
                    <m:sSubPr>
                      <m:ctrlPr>
                        <w:rPr>
                          <w:rFonts w:ascii="Cambria Math" w:hAnsi="Arial"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e>
                <m:sup>
                  <m:r>
                    <w:rPr>
                      <w:rFonts w:ascii="Cambria Math" w:hAnsi="Arial" w:cs="Arial"/>
                      <w:sz w:val="24"/>
                      <w:szCs w:val="24"/>
                    </w:rPr>
                    <m:t>2</m:t>
                  </m:r>
                </m:sup>
              </m:sSup>
              <m:sSup>
                <m:sSupPr>
                  <m:ctrlPr>
                    <w:rPr>
                      <w:rFonts w:ascii="Cambria Math" w:hAnsi="Arial" w:cs="Arial"/>
                      <w:i/>
                      <w:sz w:val="24"/>
                      <w:szCs w:val="24"/>
                    </w:rPr>
                  </m:ctrlPr>
                </m:sSupPr>
                <m:e>
                  <m:r>
                    <w:rPr>
                      <w:rFonts w:ascii="Cambria Math" w:hAnsi="Cambria Math" w:cs="Arial"/>
                      <w:sz w:val="24"/>
                      <w:szCs w:val="24"/>
                    </w:rPr>
                    <m:t>sen</m:t>
                  </m:r>
                </m:e>
                <m:sup>
                  <m:r>
                    <w:rPr>
                      <w:rFonts w:ascii="Cambria Math" w:hAnsi="Arial" w:cs="Arial"/>
                      <w:sz w:val="24"/>
                      <w:szCs w:val="24"/>
                    </w:rPr>
                    <m:t>2</m:t>
                  </m:r>
                </m:sup>
              </m:sSup>
              <m:r>
                <w:rPr>
                  <w:rFonts w:ascii="Cambria Math" w:hAnsi="Cambria Math" w:cs="Arial"/>
                  <w:sz w:val="24"/>
                  <w:szCs w:val="24"/>
                </w:rPr>
                <m:t>θ</m:t>
              </m:r>
            </m:num>
            <m:den>
              <m:r>
                <w:rPr>
                  <w:rFonts w:ascii="Cambria Math" w:hAnsi="Arial" w:cs="Arial"/>
                  <w:sz w:val="24"/>
                  <w:szCs w:val="24"/>
                </w:rPr>
                <m:t>2</m:t>
              </m:r>
              <m:r>
                <w:rPr>
                  <w:rFonts w:ascii="Cambria Math" w:hAnsi="Cambria Math" w:cs="Arial"/>
                  <w:sz w:val="24"/>
                  <w:szCs w:val="24"/>
                </w:rPr>
                <m:t>g</m:t>
              </m:r>
            </m:den>
          </m:f>
        </m:oMath>
      </m:oMathPara>
    </w:p>
    <w:p w:rsidR="00DB616A" w:rsidRPr="003847C6" w:rsidRDefault="00835D5F" w:rsidP="003847C6">
      <w:pPr>
        <w:tabs>
          <w:tab w:val="left" w:pos="3495"/>
        </w:tabs>
        <w:jc w:val="both"/>
        <w:rPr>
          <w:rFonts w:ascii="Arial" w:eastAsiaTheme="minorEastAsia" w:hAnsi="Arial" w:cs="Arial"/>
          <w:sz w:val="24"/>
          <w:szCs w:val="24"/>
        </w:rPr>
      </w:pPr>
      <w:r w:rsidRPr="003847C6">
        <w:rPr>
          <w:rFonts w:ascii="Arial" w:eastAsiaTheme="minorEastAsia" w:hAnsi="Arial" w:cs="Arial"/>
          <w:sz w:val="24"/>
          <w:szCs w:val="24"/>
        </w:rPr>
        <w:t>Y reemplazamos por los valores dados y se obtiene:</w:t>
      </w:r>
    </w:p>
    <w:p w:rsidR="00835D5F" w:rsidRPr="003847C6" w:rsidRDefault="00DB616A" w:rsidP="003847C6">
      <w:pPr>
        <w:tabs>
          <w:tab w:val="left" w:pos="3495"/>
        </w:tabs>
        <w:jc w:val="both"/>
        <w:rPr>
          <w:rFonts w:ascii="Arial" w:eastAsiaTheme="minorEastAsia" w:hAnsi="Arial" w:cs="Arial"/>
          <w:sz w:val="24"/>
          <w:szCs w:val="24"/>
        </w:rPr>
      </w:pPr>
      <w:r w:rsidRPr="003847C6">
        <w:rPr>
          <w:rFonts w:ascii="Arial" w:eastAsiaTheme="minorEastAsia" w:hAnsi="Arial" w:cs="Arial"/>
          <w:sz w:val="24"/>
          <w:szCs w:val="24"/>
        </w:rPr>
        <w:t>y</w:t>
      </w:r>
      <w:r w:rsidR="00835D5F" w:rsidRPr="003847C6">
        <w:rPr>
          <w:rFonts w:ascii="Arial" w:eastAsiaTheme="minorEastAsia" w:hAnsi="Arial" w:cs="Arial"/>
          <w:sz w:val="24"/>
          <w:szCs w:val="24"/>
        </w:rPr>
        <w:t>=0.72 m</w:t>
      </w:r>
    </w:p>
    <w:p w:rsidR="00835D5F" w:rsidRPr="003847C6" w:rsidRDefault="00E83887" w:rsidP="003847C6">
      <w:pPr>
        <w:tabs>
          <w:tab w:val="left" w:pos="1065"/>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Ejemplo práctico:</w:t>
      </w:r>
    </w:p>
    <w:p w:rsidR="00E83887" w:rsidRPr="003847C6" w:rsidRDefault="00E83887" w:rsidP="003847C6">
      <w:pPr>
        <w:tabs>
          <w:tab w:val="left" w:pos="1065"/>
        </w:tabs>
        <w:jc w:val="both"/>
        <w:rPr>
          <w:rStyle w:val="longtext"/>
          <w:rFonts w:ascii="Arial" w:hAnsi="Arial" w:cs="Arial"/>
          <w:sz w:val="24"/>
          <w:szCs w:val="24"/>
          <w:shd w:val="clear" w:color="auto" w:fill="FFFFFF"/>
        </w:rPr>
      </w:pPr>
      <w:r w:rsidRPr="003847C6">
        <w:rPr>
          <w:rStyle w:val="longtext"/>
          <w:rFonts w:ascii="Arial" w:hAnsi="Arial" w:cs="Arial"/>
          <w:color w:val="000000"/>
          <w:sz w:val="24"/>
          <w:szCs w:val="24"/>
          <w:shd w:val="clear" w:color="auto" w:fill="FFFFFF"/>
        </w:rPr>
        <w:t>Una piedra es lanzada desde lo alto de un edificio hacia arriba en una</w:t>
      </w:r>
      <w:r w:rsidRPr="003847C6">
        <w:rPr>
          <w:rFonts w:ascii="Arial" w:hAnsi="Arial" w:cs="Arial"/>
          <w:color w:val="000000"/>
          <w:sz w:val="24"/>
          <w:szCs w:val="24"/>
          <w:shd w:val="clear" w:color="auto" w:fill="FFFFFF"/>
        </w:rPr>
        <w:t xml:space="preserve"> </w:t>
      </w:r>
      <w:r w:rsidRPr="003847C6">
        <w:rPr>
          <w:rStyle w:val="longtext"/>
          <w:rFonts w:ascii="Arial" w:hAnsi="Arial" w:cs="Arial"/>
          <w:sz w:val="24"/>
          <w:szCs w:val="24"/>
          <w:shd w:val="clear" w:color="auto" w:fill="FFFFFF"/>
        </w:rPr>
        <w:t>ángulo de 30.0 ° con la horizontal y con una velocidad inicial de</w:t>
      </w:r>
      <w:r w:rsidRPr="003847C6">
        <w:rPr>
          <w:rFonts w:ascii="Arial" w:hAnsi="Arial" w:cs="Arial"/>
          <w:sz w:val="24"/>
          <w:szCs w:val="24"/>
          <w:shd w:val="clear" w:color="auto" w:fill="FFFFFF"/>
        </w:rPr>
        <w:t xml:space="preserve"> </w:t>
      </w:r>
      <w:r w:rsidRPr="003847C6">
        <w:rPr>
          <w:rStyle w:val="longtext"/>
          <w:rFonts w:ascii="Arial" w:hAnsi="Arial" w:cs="Arial"/>
          <w:sz w:val="24"/>
          <w:szCs w:val="24"/>
          <w:shd w:val="clear" w:color="auto" w:fill="FFFFFF"/>
        </w:rPr>
        <w:t xml:space="preserve">20.0 m / s. </w:t>
      </w:r>
      <w:r w:rsidRPr="003847C6">
        <w:rPr>
          <w:rStyle w:val="longtext"/>
          <w:rFonts w:ascii="Arial" w:hAnsi="Arial" w:cs="Arial"/>
          <w:sz w:val="24"/>
          <w:szCs w:val="24"/>
        </w:rPr>
        <w:t>Si la altura del edificio</w:t>
      </w:r>
      <w:r w:rsidRPr="003847C6">
        <w:rPr>
          <w:rFonts w:ascii="Arial" w:hAnsi="Arial" w:cs="Arial"/>
          <w:sz w:val="24"/>
          <w:szCs w:val="24"/>
        </w:rPr>
        <w:t xml:space="preserve"> </w:t>
      </w:r>
      <w:r w:rsidRPr="003847C6">
        <w:rPr>
          <w:rStyle w:val="longtext"/>
          <w:rFonts w:ascii="Arial" w:hAnsi="Arial" w:cs="Arial"/>
          <w:sz w:val="24"/>
          <w:szCs w:val="24"/>
          <w:shd w:val="clear" w:color="auto" w:fill="FFFFFF"/>
        </w:rPr>
        <w:t>es 45.0 m, hallar</w:t>
      </w:r>
    </w:p>
    <w:p w:rsidR="00E83887" w:rsidRPr="003847C6" w:rsidRDefault="00E83887" w:rsidP="003847C6">
      <w:pPr>
        <w:tabs>
          <w:tab w:val="left" w:pos="1065"/>
        </w:tabs>
        <w:jc w:val="both"/>
        <w:rPr>
          <w:rStyle w:val="longtext"/>
          <w:rFonts w:ascii="Arial" w:hAnsi="Arial" w:cs="Arial"/>
          <w:sz w:val="24"/>
          <w:szCs w:val="24"/>
          <w:shd w:val="clear" w:color="auto" w:fill="FFFFFF"/>
        </w:rPr>
      </w:pPr>
      <w:r w:rsidRPr="003847C6">
        <w:rPr>
          <w:rStyle w:val="longtext"/>
          <w:rFonts w:ascii="Arial" w:hAnsi="Arial" w:cs="Arial"/>
          <w:sz w:val="24"/>
          <w:szCs w:val="24"/>
          <w:shd w:val="clear" w:color="auto" w:fill="FFFFFF"/>
        </w:rPr>
        <w:t>a) el tiempo antes de que la piedra golpea el suelo.</w:t>
      </w:r>
    </w:p>
    <w:p w:rsidR="00E83887" w:rsidRPr="003847C6" w:rsidRDefault="00E83887" w:rsidP="003847C6">
      <w:pPr>
        <w:tabs>
          <w:tab w:val="left" w:pos="1065"/>
        </w:tabs>
        <w:jc w:val="both"/>
        <w:rPr>
          <w:rStyle w:val="shorttext"/>
          <w:rFonts w:ascii="Arial" w:hAnsi="Arial" w:cs="Arial"/>
          <w:sz w:val="24"/>
          <w:szCs w:val="24"/>
          <w:shd w:val="clear" w:color="auto" w:fill="FFFFFF"/>
        </w:rPr>
      </w:pPr>
      <w:r w:rsidRPr="003847C6">
        <w:rPr>
          <w:rStyle w:val="longtext"/>
          <w:rFonts w:ascii="Arial" w:hAnsi="Arial" w:cs="Arial"/>
          <w:sz w:val="24"/>
          <w:szCs w:val="24"/>
          <w:shd w:val="clear" w:color="auto" w:fill="FFFFFF"/>
        </w:rPr>
        <w:t xml:space="preserve">b) </w:t>
      </w:r>
      <w:r w:rsidRPr="003847C6">
        <w:rPr>
          <w:rStyle w:val="shorttext"/>
          <w:rFonts w:ascii="Arial" w:hAnsi="Arial" w:cs="Arial"/>
          <w:sz w:val="24"/>
          <w:szCs w:val="24"/>
        </w:rPr>
        <w:t xml:space="preserve">¿Cuál es la velocidad de la piedra justo antes de que golpee el </w:t>
      </w:r>
      <w:r w:rsidRPr="003847C6">
        <w:rPr>
          <w:rStyle w:val="shorttext"/>
          <w:rFonts w:ascii="Arial" w:hAnsi="Arial" w:cs="Arial"/>
          <w:sz w:val="24"/>
          <w:szCs w:val="24"/>
          <w:shd w:val="clear" w:color="auto" w:fill="FFFFFF"/>
        </w:rPr>
        <w:t>suelo?</w:t>
      </w:r>
    </w:p>
    <w:p w:rsidR="00A97C2A" w:rsidRPr="003847C6" w:rsidRDefault="00A97C2A" w:rsidP="003847C6">
      <w:pPr>
        <w:tabs>
          <w:tab w:val="left" w:pos="1065"/>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3381375" cy="3543300"/>
            <wp:effectExtent l="19050" t="0" r="9525" b="0"/>
            <wp:docPr id="7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3381375" cy="3543300"/>
                    </a:xfrm>
                    <a:prstGeom prst="rect">
                      <a:avLst/>
                    </a:prstGeom>
                    <a:noFill/>
                    <a:ln w="9525">
                      <a:noFill/>
                      <a:miter lim="800000"/>
                      <a:headEnd/>
                      <a:tailEnd/>
                    </a:ln>
                  </pic:spPr>
                </pic:pic>
              </a:graphicData>
            </a:graphic>
          </wp:inline>
        </w:drawing>
      </w:r>
    </w:p>
    <w:p w:rsidR="00AD66C1" w:rsidRPr="003847C6" w:rsidRDefault="00AD66C1"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highlight w:val="yellow"/>
        </w:rPr>
        <w:lastRenderedPageBreak/>
        <w:t>Animar</w:t>
      </w:r>
    </w:p>
    <w:p w:rsidR="00E83887" w:rsidRPr="003847C6" w:rsidRDefault="00EB2B8B"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Solución:</w:t>
      </w:r>
    </w:p>
    <w:p w:rsidR="00EB2B8B" w:rsidRPr="003847C6" w:rsidRDefault="00EB2B8B"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Determinamos las variables que se muestran en el enunciado:</w:t>
      </w:r>
    </w:p>
    <w:p w:rsidR="00EB2B8B" w:rsidRPr="003847C6" w:rsidRDefault="00EB2B8B" w:rsidP="003847C6">
      <w:pPr>
        <w:tabs>
          <w:tab w:val="left" w:pos="1065"/>
        </w:tabs>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θ</m:t>
          </m:r>
          <m:r>
            <w:rPr>
              <w:rFonts w:ascii="Cambria Math" w:eastAsiaTheme="minorEastAsia" w:hAnsi="Arial" w:cs="Arial"/>
              <w:sz w:val="24"/>
              <w:szCs w:val="24"/>
            </w:rPr>
            <m:t>=30</m:t>
          </m:r>
          <m:r>
            <w:rPr>
              <w:rFonts w:ascii="Arial" w:eastAsiaTheme="minorEastAsia" w:hAnsi="Arial" w:cs="Arial"/>
              <w:sz w:val="24"/>
              <w:szCs w:val="24"/>
            </w:rPr>
            <m:t>°</m:t>
          </m:r>
        </m:oMath>
      </m:oMathPara>
    </w:p>
    <w:p w:rsidR="00EB2B8B" w:rsidRPr="003847C6" w:rsidRDefault="00FD61F4" w:rsidP="003847C6">
      <w:pPr>
        <w:tabs>
          <w:tab w:val="left" w:pos="1065"/>
        </w:tabs>
        <w:jc w:val="both"/>
        <w:rPr>
          <w:rFonts w:ascii="Arial" w:eastAsiaTheme="minorEastAsia" w:hAnsi="Arial" w:cs="Arial"/>
          <w:sz w:val="24"/>
          <w:szCs w:val="24"/>
        </w:rPr>
      </w:pPr>
      <m:oMathPara>
        <m:oMathParaPr>
          <m:jc m:val="left"/>
        </m:oMathParaP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sub>
          </m:sSub>
          <m:r>
            <w:rPr>
              <w:rFonts w:ascii="Cambria Math" w:eastAsiaTheme="minorEastAsia" w:hAnsi="Arial" w:cs="Arial"/>
              <w:sz w:val="24"/>
              <w:szCs w:val="24"/>
            </w:rPr>
            <m:t xml:space="preserve">=20 </m:t>
          </m:r>
          <m:r>
            <w:rPr>
              <w:rFonts w:ascii="Cambria Math" w:eastAsiaTheme="minorEastAsia" w:hAnsi="Cambria Math" w:cs="Arial"/>
              <w:sz w:val="24"/>
              <w:szCs w:val="24"/>
            </w:rPr>
            <m:t>m</m:t>
          </m:r>
          <m:r>
            <w:rPr>
              <w:rFonts w:ascii="Cambria Math" w:eastAsiaTheme="minorEastAsia" w:hAnsi="Arial" w:cs="Arial"/>
              <w:sz w:val="24"/>
              <w:szCs w:val="24"/>
            </w:rPr>
            <m:t>/</m:t>
          </m:r>
          <m:r>
            <w:rPr>
              <w:rFonts w:ascii="Cambria Math" w:eastAsiaTheme="minorEastAsia" w:hAnsi="Cambria Math" w:cs="Arial"/>
              <w:sz w:val="24"/>
              <w:szCs w:val="24"/>
            </w:rPr>
            <m:t>s</m:t>
          </m:r>
        </m:oMath>
      </m:oMathPara>
    </w:p>
    <w:p w:rsidR="00EB2B8B" w:rsidRPr="003847C6" w:rsidRDefault="00FD61F4" w:rsidP="003847C6">
      <w:pPr>
        <w:tabs>
          <w:tab w:val="left" w:pos="1065"/>
        </w:tabs>
        <w:jc w:val="both"/>
        <w:rPr>
          <w:rFonts w:ascii="Arial" w:eastAsiaTheme="minorEastAsia" w:hAnsi="Arial" w:cs="Arial"/>
          <w:sz w:val="24"/>
          <w:szCs w:val="24"/>
        </w:rPr>
      </w:pP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e</m:t>
            </m:r>
          </m:sub>
        </m:sSub>
        <m:r>
          <w:rPr>
            <w:rFonts w:ascii="Cambria Math" w:eastAsiaTheme="minorEastAsia" w:hAnsi="Arial" w:cs="Arial"/>
            <w:sz w:val="24"/>
            <w:szCs w:val="24"/>
          </w:rPr>
          <m:t xml:space="preserve">=45 </m:t>
        </m:r>
        <m:r>
          <w:rPr>
            <w:rFonts w:ascii="Cambria Math" w:eastAsiaTheme="minorEastAsia" w:hAnsi="Cambria Math" w:cs="Arial"/>
            <w:sz w:val="24"/>
            <w:szCs w:val="24"/>
          </w:rPr>
          <m:t>m</m:t>
        </m:r>
      </m:oMath>
      <w:r w:rsidR="00EB2B8B" w:rsidRPr="003847C6">
        <w:rPr>
          <w:rFonts w:ascii="Arial" w:eastAsiaTheme="minorEastAsia" w:hAnsi="Arial" w:cs="Arial"/>
          <w:sz w:val="24"/>
          <w:szCs w:val="24"/>
        </w:rPr>
        <w:t>, altura del edificio</w:t>
      </w:r>
    </w:p>
    <w:p w:rsidR="00EB2B8B" w:rsidRPr="003847C6" w:rsidRDefault="00A97C2A"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Solución a)</w:t>
      </w:r>
    </w:p>
    <w:p w:rsidR="00A97C2A" w:rsidRPr="003847C6" w:rsidRDefault="00A97C2A"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Con los datos dados se utiliza la ecuación:</w:t>
      </w:r>
    </w:p>
    <w:p w:rsidR="00A97C2A" w:rsidRPr="003847C6" w:rsidRDefault="00A97C2A" w:rsidP="003847C6">
      <w:pPr>
        <w:tabs>
          <w:tab w:val="left" w:pos="1065"/>
        </w:tabs>
        <w:jc w:val="both"/>
        <w:rPr>
          <w:rFonts w:ascii="Arial" w:eastAsiaTheme="minorEastAsia" w:hAnsi="Arial" w:cs="Arial"/>
          <w:sz w:val="24"/>
          <w:szCs w:val="24"/>
        </w:rPr>
      </w:pPr>
      <m:oMathPara>
        <m:oMath>
          <m:r>
            <w:rPr>
              <w:rFonts w:ascii="Cambria Math" w:eastAsiaTheme="minorEastAsia" w:hAnsi="Cambria Math" w:cs="Arial"/>
              <w:sz w:val="24"/>
              <w:szCs w:val="24"/>
            </w:rPr>
            <m:t>y</m:t>
          </m:r>
          <m:r>
            <w:rPr>
              <w:rFonts w:ascii="Cambria Math" w:eastAsiaTheme="minorEastAsia" w:hAnsi="Arial" w:cs="Arial"/>
              <w:sz w:val="24"/>
              <w:szCs w:val="24"/>
            </w:rPr>
            <m:t>=</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r>
                <w:rPr>
                  <w:rFonts w:ascii="Cambria Math" w:eastAsiaTheme="minorEastAsia" w:hAnsi="Cambria Math" w:cs="Arial"/>
                  <w:sz w:val="24"/>
                  <w:szCs w:val="24"/>
                </w:rPr>
                <m:t>y</m:t>
              </m:r>
            </m:sub>
          </m:sSub>
          <m:r>
            <w:rPr>
              <w:rFonts w:ascii="Cambria Math" w:eastAsiaTheme="minorEastAsia" w:hAnsi="Cambria Math" w:cs="Arial"/>
              <w:sz w:val="24"/>
              <w:szCs w:val="24"/>
            </w:rPr>
            <m:t>t</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Arial" w:cs="Arial"/>
                  <w:sz w:val="24"/>
                  <w:szCs w:val="24"/>
                </w:rPr>
                <m:t>1</m:t>
              </m:r>
            </m:num>
            <m:den>
              <m:r>
                <w:rPr>
                  <w:rFonts w:ascii="Cambria Math" w:eastAsiaTheme="minorEastAsia" w:hAnsi="Arial" w:cs="Arial"/>
                  <w:sz w:val="24"/>
                  <w:szCs w:val="24"/>
                </w:rPr>
                <m:t>2</m:t>
              </m:r>
            </m:den>
          </m:f>
          <m:r>
            <w:rPr>
              <w:rFonts w:ascii="Cambria Math" w:eastAsiaTheme="minorEastAsia" w:hAnsi="Cambria Math" w:cs="Arial"/>
              <w:sz w:val="24"/>
              <w:szCs w:val="24"/>
            </w:rPr>
            <m:t>g</m:t>
          </m:r>
          <m:sSup>
            <m:sSupPr>
              <m:ctrlPr>
                <w:rPr>
                  <w:rFonts w:ascii="Cambria Math" w:eastAsiaTheme="minorEastAsia" w:hAnsi="Arial" w:cs="Arial"/>
                  <w:i/>
                  <w:sz w:val="24"/>
                  <w:szCs w:val="24"/>
                </w:rPr>
              </m:ctrlPr>
            </m:sSupPr>
            <m:e>
              <m:r>
                <w:rPr>
                  <w:rFonts w:ascii="Cambria Math" w:eastAsiaTheme="minorEastAsia" w:hAnsi="Cambria Math" w:cs="Arial"/>
                  <w:sz w:val="24"/>
                  <w:szCs w:val="24"/>
                </w:rPr>
                <m:t>t</m:t>
              </m:r>
            </m:e>
            <m:sup>
              <m:r>
                <w:rPr>
                  <w:rFonts w:ascii="Cambria Math" w:eastAsiaTheme="minorEastAsia" w:hAnsi="Arial" w:cs="Arial"/>
                  <w:sz w:val="24"/>
                  <w:szCs w:val="24"/>
                </w:rPr>
                <m:t>2</m:t>
              </m:r>
            </m:sup>
          </m:sSup>
        </m:oMath>
      </m:oMathPara>
    </w:p>
    <w:p w:rsidR="00A97C2A" w:rsidRPr="003847C6" w:rsidRDefault="00A97C2A"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Y despejando t se obtiene la ecuación de segundo orden:</w:t>
      </w:r>
    </w:p>
    <w:p w:rsidR="00A97C2A" w:rsidRPr="003847C6" w:rsidRDefault="00A97C2A" w:rsidP="003847C6">
      <w:pPr>
        <w:tabs>
          <w:tab w:val="left" w:pos="1065"/>
        </w:tabs>
        <w:jc w:val="both"/>
        <w:rPr>
          <w:rFonts w:ascii="Arial" w:eastAsiaTheme="minorEastAsia" w:hAnsi="Arial" w:cs="Arial"/>
          <w:sz w:val="24"/>
          <w:szCs w:val="24"/>
        </w:rPr>
      </w:pPr>
      <m:oMathPara>
        <m:oMath>
          <m:r>
            <w:rPr>
              <w:rFonts w:ascii="Cambria Math" w:eastAsiaTheme="minorEastAsia" w:hAnsi="Cambria Math" w:cs="Arial"/>
              <w:sz w:val="24"/>
              <w:szCs w:val="24"/>
            </w:rPr>
            <m:t>t</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Arial" w:eastAsiaTheme="minorEastAsia" w:hAnsi="Arial" w:cs="Arial"/>
                  <w:sz w:val="24"/>
                  <w:szCs w:val="24"/>
                </w:rPr>
                <m:t>-</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r>
                    <w:rPr>
                      <w:rFonts w:ascii="Cambria Math" w:eastAsiaTheme="minorEastAsia" w:hAnsi="Cambria Math" w:cs="Arial"/>
                      <w:sz w:val="24"/>
                      <w:szCs w:val="24"/>
                    </w:rPr>
                    <m:t>y</m:t>
                  </m:r>
                </m:sub>
              </m:sSub>
              <m:r>
                <w:rPr>
                  <w:rFonts w:ascii="Arial" w:eastAsiaTheme="minorEastAsia" w:hAnsi="Arial" w:cs="Arial"/>
                  <w:sz w:val="24"/>
                  <w:szCs w:val="24"/>
                </w:rPr>
                <m:t>±</m:t>
              </m:r>
              <m:r>
                <w:rPr>
                  <w:rFonts w:ascii="Cambria Math" w:eastAsiaTheme="minorEastAsia" w:hAnsi="Arial" w:cs="Arial"/>
                  <w:sz w:val="24"/>
                  <w:szCs w:val="24"/>
                </w:rPr>
                <m:t xml:space="preserve"> </m:t>
              </m:r>
              <m:rad>
                <m:radPr>
                  <m:degHide m:val="on"/>
                  <m:ctrlPr>
                    <w:rPr>
                      <w:rFonts w:ascii="Cambria Math" w:eastAsiaTheme="minorEastAsia" w:hAnsi="Arial" w:cs="Arial"/>
                      <w:i/>
                      <w:sz w:val="24"/>
                      <w:szCs w:val="24"/>
                    </w:rPr>
                  </m:ctrlPr>
                </m:radPr>
                <m:deg/>
                <m:e>
                  <m:sSup>
                    <m:sSupPr>
                      <m:ctrlPr>
                        <w:rPr>
                          <w:rFonts w:ascii="Cambria Math" w:eastAsiaTheme="minorEastAsia" w:hAnsi="Arial" w:cs="Arial"/>
                          <w:i/>
                          <w:sz w:val="24"/>
                          <w:szCs w:val="24"/>
                        </w:rPr>
                      </m:ctrlPr>
                    </m:sSupPr>
                    <m:e>
                      <m:d>
                        <m:dPr>
                          <m:ctrlPr>
                            <w:rPr>
                              <w:rFonts w:ascii="Cambria Math" w:eastAsiaTheme="minorEastAsia" w:hAnsi="Arial" w:cs="Arial"/>
                              <w:i/>
                              <w:sz w:val="24"/>
                              <w:szCs w:val="24"/>
                            </w:rPr>
                          </m:ctrlPr>
                        </m:dPr>
                        <m:e>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r>
                                <w:rPr>
                                  <w:rFonts w:ascii="Cambria Math" w:eastAsiaTheme="minorEastAsia" w:hAnsi="Cambria Math" w:cs="Arial"/>
                                  <w:sz w:val="24"/>
                                  <w:szCs w:val="24"/>
                                </w:rPr>
                                <m:t>y</m:t>
                              </m:r>
                            </m:sub>
                          </m:sSub>
                        </m:e>
                      </m:d>
                    </m:e>
                    <m:sup>
                      <m:r>
                        <w:rPr>
                          <w:rFonts w:ascii="Cambria Math" w:eastAsiaTheme="minorEastAsia" w:hAnsi="Arial" w:cs="Arial"/>
                          <w:sz w:val="24"/>
                          <w:szCs w:val="24"/>
                        </w:rPr>
                        <m:t>2</m:t>
                      </m:r>
                    </m:sup>
                  </m:sSup>
                  <m:r>
                    <w:rPr>
                      <w:rFonts w:ascii="Cambria Math" w:eastAsiaTheme="minorEastAsia" w:hAnsi="Arial" w:cs="Arial"/>
                      <w:sz w:val="24"/>
                      <w:szCs w:val="24"/>
                    </w:rPr>
                    <m:t>+4</m:t>
                  </m:r>
                  <m:d>
                    <m:dPr>
                      <m:ctrlPr>
                        <w:rPr>
                          <w:rFonts w:ascii="Cambria Math" w:eastAsiaTheme="minorEastAsia" w:hAnsi="Arial" w:cs="Arial"/>
                          <w:i/>
                          <w:sz w:val="24"/>
                          <w:szCs w:val="24"/>
                        </w:rPr>
                      </m:ctrlPr>
                    </m:dPr>
                    <m:e>
                      <m:f>
                        <m:fPr>
                          <m:ctrlPr>
                            <w:rPr>
                              <w:rFonts w:ascii="Cambria Math" w:eastAsiaTheme="minorEastAsia" w:hAnsi="Arial" w:cs="Arial"/>
                              <w:i/>
                              <w:sz w:val="24"/>
                              <w:szCs w:val="24"/>
                            </w:rPr>
                          </m:ctrlPr>
                        </m:fPr>
                        <m:num>
                          <m:r>
                            <w:rPr>
                              <w:rFonts w:ascii="Cambria Math" w:eastAsiaTheme="minorEastAsia" w:hAnsi="Arial" w:cs="Arial"/>
                              <w:sz w:val="24"/>
                              <w:szCs w:val="24"/>
                            </w:rPr>
                            <m:t>1</m:t>
                          </m:r>
                        </m:num>
                        <m:den>
                          <m:r>
                            <w:rPr>
                              <w:rFonts w:ascii="Cambria Math" w:eastAsiaTheme="minorEastAsia" w:hAnsi="Arial" w:cs="Arial"/>
                              <w:sz w:val="24"/>
                              <w:szCs w:val="24"/>
                            </w:rPr>
                            <m:t>2</m:t>
                          </m:r>
                        </m:den>
                      </m:f>
                    </m:e>
                  </m:d>
                  <m:r>
                    <w:rPr>
                      <w:rFonts w:ascii="Cambria Math" w:eastAsiaTheme="minorEastAsia" w:hAnsi="Cambria Math" w:cs="Arial"/>
                      <w:sz w:val="24"/>
                      <w:szCs w:val="24"/>
                    </w:rPr>
                    <m:t>gy</m:t>
                  </m:r>
                </m:e>
              </m:rad>
            </m:num>
            <m:den>
              <m:d>
                <m:dPr>
                  <m:ctrlPr>
                    <w:rPr>
                      <w:rFonts w:ascii="Cambria Math" w:eastAsiaTheme="minorEastAsia" w:hAnsi="Arial" w:cs="Arial"/>
                      <w:i/>
                      <w:sz w:val="24"/>
                      <w:szCs w:val="24"/>
                    </w:rPr>
                  </m:ctrlPr>
                </m:dPr>
                <m:e>
                  <m:f>
                    <m:fPr>
                      <m:ctrlPr>
                        <w:rPr>
                          <w:rFonts w:ascii="Cambria Math" w:eastAsiaTheme="minorEastAsia" w:hAnsi="Arial" w:cs="Arial"/>
                          <w:i/>
                          <w:sz w:val="24"/>
                          <w:szCs w:val="24"/>
                        </w:rPr>
                      </m:ctrlPr>
                    </m:fPr>
                    <m:num>
                      <m:r>
                        <w:rPr>
                          <w:rFonts w:ascii="Cambria Math" w:eastAsiaTheme="minorEastAsia" w:hAnsi="Arial" w:cs="Arial"/>
                          <w:sz w:val="24"/>
                          <w:szCs w:val="24"/>
                        </w:rPr>
                        <m:t>1</m:t>
                      </m:r>
                    </m:num>
                    <m:den>
                      <m:r>
                        <w:rPr>
                          <w:rFonts w:ascii="Cambria Math" w:eastAsiaTheme="minorEastAsia" w:hAnsi="Arial" w:cs="Arial"/>
                          <w:sz w:val="24"/>
                          <w:szCs w:val="24"/>
                        </w:rPr>
                        <m:t>2</m:t>
                      </m:r>
                    </m:den>
                  </m:f>
                  <m:r>
                    <w:rPr>
                      <w:rFonts w:ascii="Cambria Math" w:eastAsiaTheme="minorEastAsia" w:hAnsi="Cambria Math" w:cs="Arial"/>
                      <w:sz w:val="24"/>
                      <w:szCs w:val="24"/>
                    </w:rPr>
                    <m:t>g</m:t>
                  </m:r>
                </m:e>
              </m:d>
            </m:den>
          </m:f>
        </m:oMath>
      </m:oMathPara>
    </w:p>
    <w:p w:rsidR="00A97C2A" w:rsidRPr="003847C6" w:rsidRDefault="00A97C2A" w:rsidP="003847C6">
      <w:pPr>
        <w:tabs>
          <w:tab w:val="left" w:pos="1065"/>
        </w:tabs>
        <w:jc w:val="both"/>
        <w:rPr>
          <w:rFonts w:ascii="Arial" w:eastAsiaTheme="minorEastAsia" w:hAnsi="Arial" w:cs="Arial"/>
          <w:sz w:val="24"/>
          <w:szCs w:val="24"/>
        </w:rPr>
      </w:pPr>
    </w:p>
    <w:p w:rsidR="00A97C2A" w:rsidRPr="003847C6" w:rsidRDefault="00A97C2A"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 xml:space="preserve">Donde </w:t>
      </w: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r>
              <w:rPr>
                <w:rFonts w:ascii="Cambria Math" w:eastAsiaTheme="minorEastAsia" w:hAnsi="Cambria Math" w:cs="Arial"/>
                <w:sz w:val="24"/>
                <w:szCs w:val="24"/>
              </w:rPr>
              <m:t>y</m:t>
            </m:r>
          </m:sub>
        </m:sSub>
        <m:r>
          <w:rPr>
            <w:rFonts w:ascii="Cambria Math" w:eastAsiaTheme="minorEastAsia" w:hAnsi="Arial" w:cs="Arial"/>
            <w:sz w:val="24"/>
            <w:szCs w:val="24"/>
          </w:rPr>
          <m:t>=</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sub>
        </m:sSub>
        <m:r>
          <w:rPr>
            <w:rFonts w:ascii="Cambria Math" w:eastAsiaTheme="minorEastAsia" w:hAnsi="Cambria Math" w:cs="Arial"/>
            <w:sz w:val="24"/>
            <w:szCs w:val="24"/>
          </w:rPr>
          <m:t>senθ</m:t>
        </m:r>
        <m:r>
          <w:rPr>
            <w:rFonts w:ascii="Cambria Math" w:eastAsiaTheme="minorEastAsia" w:hAnsi="Arial" w:cs="Arial"/>
            <w:sz w:val="24"/>
            <w:szCs w:val="24"/>
          </w:rPr>
          <m:t xml:space="preserve">=10 </m:t>
        </m:r>
        <m:r>
          <w:rPr>
            <w:rFonts w:ascii="Cambria Math" w:eastAsiaTheme="minorEastAsia" w:hAnsi="Cambria Math" w:cs="Arial"/>
            <w:sz w:val="24"/>
            <w:szCs w:val="24"/>
          </w:rPr>
          <m:t>m</m:t>
        </m:r>
        <m:r>
          <w:rPr>
            <w:rFonts w:ascii="Cambria Math" w:eastAsiaTheme="minorEastAsia" w:hAnsi="Arial" w:cs="Arial"/>
            <w:sz w:val="24"/>
            <w:szCs w:val="24"/>
          </w:rPr>
          <m:t>/</m:t>
        </m:r>
        <m:r>
          <w:rPr>
            <w:rFonts w:ascii="Cambria Math" w:eastAsiaTheme="minorEastAsia" w:hAnsi="Cambria Math" w:cs="Arial"/>
            <w:sz w:val="24"/>
            <w:szCs w:val="24"/>
          </w:rPr>
          <m:t>s</m:t>
        </m:r>
      </m:oMath>
    </w:p>
    <w:p w:rsidR="00A97C2A" w:rsidRPr="003847C6" w:rsidRDefault="004A357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y reemplazando por los valores se obtienen dos resultados:</w:t>
      </w:r>
    </w:p>
    <w:p w:rsidR="004A3572" w:rsidRPr="003847C6" w:rsidRDefault="004A357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t=4.3 s</w:t>
      </w:r>
    </w:p>
    <w:p w:rsidR="004A3572" w:rsidRPr="003847C6" w:rsidRDefault="004A357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t=-8.4 s</w:t>
      </w:r>
    </w:p>
    <w:p w:rsidR="004A3572" w:rsidRPr="003847C6" w:rsidRDefault="004A357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como el tiempo nunca es negativo el tiempo dura la piedra en el aire 4.3 s</w:t>
      </w:r>
    </w:p>
    <w:p w:rsidR="00835D5F" w:rsidRPr="003847C6" w:rsidRDefault="004A357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Solución b)</w:t>
      </w:r>
    </w:p>
    <w:p w:rsidR="004A3572" w:rsidRPr="003847C6" w:rsidRDefault="004A357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 xml:space="preserve">Se necesita hallar la velocidad final, para ellos hallamos sus componentes, la velocidad final en la componente x y en la componente </w:t>
      </w:r>
      <w:r w:rsidR="001A0352" w:rsidRPr="003847C6">
        <w:rPr>
          <w:rFonts w:ascii="Arial" w:eastAsiaTheme="minorEastAsia" w:hAnsi="Arial" w:cs="Arial"/>
          <w:sz w:val="24"/>
          <w:szCs w:val="24"/>
        </w:rPr>
        <w:t>y.</w:t>
      </w:r>
    </w:p>
    <w:p w:rsidR="004A3572" w:rsidRPr="003847C6" w:rsidRDefault="001A035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Para hallar la componente horizontal, o sea en x, se utiliza la ecuación:</w:t>
      </w:r>
    </w:p>
    <w:p w:rsidR="001A0352" w:rsidRPr="003847C6" w:rsidRDefault="00FD61F4" w:rsidP="003847C6">
      <w:pPr>
        <w:tabs>
          <w:tab w:val="left" w:pos="1065"/>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x</m:t>
              </m:r>
            </m:sub>
          </m:sSub>
          <m:r>
            <w:rPr>
              <w:rFonts w:ascii="Cambria Math" w:eastAsiaTheme="minorEastAsia" w:hAnsi="Arial" w:cs="Arial"/>
              <w:sz w:val="24"/>
              <w:szCs w:val="24"/>
            </w:rPr>
            <m:t>=</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r>
                <w:rPr>
                  <w:rFonts w:ascii="Cambria Math" w:eastAsiaTheme="minorEastAsia" w:hAnsi="Cambria Math" w:cs="Arial"/>
                  <w:sz w:val="24"/>
                  <w:szCs w:val="24"/>
                </w:rPr>
                <m:t>x</m:t>
              </m:r>
            </m:sub>
          </m:sSub>
        </m:oMath>
      </m:oMathPara>
    </w:p>
    <w:p w:rsidR="001A0352" w:rsidRPr="003847C6" w:rsidRDefault="001A035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 xml:space="preserve">Donde </w:t>
      </w: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r>
              <w:rPr>
                <w:rFonts w:ascii="Cambria Math" w:eastAsiaTheme="minorEastAsia" w:hAnsi="Cambria Math" w:cs="Arial"/>
                <w:sz w:val="24"/>
                <w:szCs w:val="24"/>
              </w:rPr>
              <m:t>x</m:t>
            </m:r>
          </m:sub>
        </m:sSub>
        <m:r>
          <w:rPr>
            <w:rFonts w:ascii="Cambria Math" w:eastAsiaTheme="minorEastAsia" w:hAnsi="Arial" w:cs="Arial"/>
            <w:sz w:val="24"/>
            <w:szCs w:val="24"/>
          </w:rPr>
          <m:t>=</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sub>
        </m:sSub>
        <m:r>
          <w:rPr>
            <w:rFonts w:ascii="Cambria Math" w:eastAsiaTheme="minorEastAsia" w:hAnsi="Cambria Math" w:cs="Arial"/>
            <w:sz w:val="24"/>
            <w:szCs w:val="24"/>
          </w:rPr>
          <m:t>cosθ</m:t>
        </m:r>
      </m:oMath>
    </w:p>
    <w:p w:rsidR="004A3572" w:rsidRPr="003847C6" w:rsidRDefault="001A035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lastRenderedPageBreak/>
        <w:t>Y reemplazando por los valores se obtiene:</w:t>
      </w:r>
    </w:p>
    <w:p w:rsidR="001A0352" w:rsidRPr="003847C6" w:rsidRDefault="00FD61F4" w:rsidP="003847C6">
      <w:pPr>
        <w:tabs>
          <w:tab w:val="left" w:pos="1065"/>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x</m:t>
              </m:r>
            </m:sub>
          </m:sSub>
          <m:r>
            <w:rPr>
              <w:rFonts w:ascii="Cambria Math" w:eastAsiaTheme="minorEastAsia" w:hAnsi="Arial" w:cs="Arial"/>
              <w:sz w:val="24"/>
              <w:szCs w:val="24"/>
            </w:rPr>
            <m:t xml:space="preserve">=17.3 </m:t>
          </m:r>
          <m:r>
            <w:rPr>
              <w:rFonts w:ascii="Cambria Math" w:eastAsiaTheme="minorEastAsia" w:hAnsi="Cambria Math" w:cs="Arial"/>
              <w:sz w:val="24"/>
              <w:szCs w:val="24"/>
            </w:rPr>
            <m:t>m</m:t>
          </m:r>
          <m:r>
            <w:rPr>
              <w:rFonts w:ascii="Cambria Math" w:eastAsiaTheme="minorEastAsia" w:hAnsi="Arial" w:cs="Arial"/>
              <w:sz w:val="24"/>
              <w:szCs w:val="24"/>
            </w:rPr>
            <m:t>/</m:t>
          </m:r>
          <m:r>
            <w:rPr>
              <w:rFonts w:ascii="Cambria Math" w:eastAsiaTheme="minorEastAsia" w:hAnsi="Cambria Math" w:cs="Arial"/>
              <w:sz w:val="24"/>
              <w:szCs w:val="24"/>
            </w:rPr>
            <m:t>s</m:t>
          </m:r>
        </m:oMath>
      </m:oMathPara>
    </w:p>
    <w:p w:rsidR="001A0352" w:rsidRPr="003847C6" w:rsidRDefault="001A035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Para hallar la componente vertical, o sea en y, se utiliza la ecuación:</w:t>
      </w:r>
    </w:p>
    <w:p w:rsidR="009A1265" w:rsidRPr="003847C6" w:rsidRDefault="00FD61F4" w:rsidP="003847C6">
      <w:pPr>
        <w:tabs>
          <w:tab w:val="left" w:pos="1065"/>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y</m:t>
              </m:r>
            </m:sub>
          </m:sSub>
          <m:r>
            <w:rPr>
              <w:rFonts w:ascii="Cambria Math" w:eastAsiaTheme="minorEastAsia" w:hAnsi="Arial" w:cs="Arial"/>
              <w:sz w:val="24"/>
              <w:szCs w:val="24"/>
            </w:rPr>
            <m:t>=</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oy</m:t>
              </m:r>
            </m:sub>
          </m:sSub>
          <m:r>
            <w:rPr>
              <w:rFonts w:ascii="Arial" w:eastAsiaTheme="minorEastAsia" w:hAnsi="Arial" w:cs="Arial"/>
              <w:sz w:val="24"/>
              <w:szCs w:val="24"/>
            </w:rPr>
            <m:t>-</m:t>
          </m:r>
          <m:r>
            <w:rPr>
              <w:rFonts w:ascii="Cambria Math" w:eastAsiaTheme="minorEastAsia" w:hAnsi="Cambria Math" w:cs="Arial"/>
              <w:sz w:val="24"/>
              <w:szCs w:val="24"/>
            </w:rPr>
            <m:t>gt</m:t>
          </m:r>
        </m:oMath>
      </m:oMathPara>
    </w:p>
    <w:p w:rsidR="009A1265" w:rsidRPr="003847C6" w:rsidRDefault="009A1265"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El signo es menos porque el movimiento es hacia abajo.</w:t>
      </w:r>
    </w:p>
    <w:p w:rsidR="009A1265" w:rsidRPr="003847C6" w:rsidRDefault="006F0D61"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E</w:t>
      </w:r>
      <w:r w:rsidR="009A1265" w:rsidRPr="003847C6">
        <w:rPr>
          <w:rFonts w:ascii="Arial" w:eastAsiaTheme="minorEastAsia" w:hAnsi="Arial" w:cs="Arial"/>
          <w:sz w:val="24"/>
          <w:szCs w:val="24"/>
        </w:rPr>
        <w:t xml:space="preserve">n la solución a) se hallaron </w:t>
      </w:r>
      <w:r w:rsidRPr="003847C6">
        <w:rPr>
          <w:rFonts w:ascii="Arial" w:eastAsiaTheme="minorEastAsia" w:hAnsi="Arial" w:cs="Arial"/>
          <w:sz w:val="24"/>
          <w:szCs w:val="24"/>
        </w:rPr>
        <w:t>los datos de:</w:t>
      </w:r>
    </w:p>
    <w:p w:rsidR="009A1265" w:rsidRPr="003847C6" w:rsidRDefault="00FD61F4" w:rsidP="003847C6">
      <w:pPr>
        <w:tabs>
          <w:tab w:val="left" w:pos="1065"/>
        </w:tabs>
        <w:jc w:val="both"/>
        <w:rPr>
          <w:rFonts w:ascii="Arial" w:eastAsiaTheme="minorEastAsia" w:hAnsi="Arial" w:cs="Arial"/>
          <w:sz w:val="24"/>
          <w:szCs w:val="24"/>
        </w:rPr>
      </w:pP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Arial" w:cs="Arial"/>
                <w:sz w:val="24"/>
                <w:szCs w:val="24"/>
              </w:rPr>
              <m:t>0</m:t>
            </m:r>
            <m:r>
              <w:rPr>
                <w:rFonts w:ascii="Cambria Math" w:eastAsiaTheme="minorEastAsia" w:hAnsi="Cambria Math" w:cs="Arial"/>
                <w:sz w:val="24"/>
                <w:szCs w:val="24"/>
              </w:rPr>
              <m:t>y</m:t>
            </m:r>
          </m:sub>
        </m:sSub>
        <m:r>
          <w:rPr>
            <w:rFonts w:ascii="Cambria Math" w:eastAsiaTheme="minorEastAsia" w:hAnsi="Arial" w:cs="Arial"/>
            <w:sz w:val="24"/>
            <w:szCs w:val="24"/>
          </w:rPr>
          <m:t xml:space="preserve">=10 </m:t>
        </m:r>
        <m:r>
          <w:rPr>
            <w:rFonts w:ascii="Cambria Math" w:eastAsiaTheme="minorEastAsia" w:hAnsi="Cambria Math" w:cs="Arial"/>
            <w:sz w:val="24"/>
            <w:szCs w:val="24"/>
          </w:rPr>
          <m:t>m</m:t>
        </m:r>
        <m:r>
          <w:rPr>
            <w:rFonts w:ascii="Cambria Math" w:eastAsiaTheme="minorEastAsia" w:hAnsi="Arial" w:cs="Arial"/>
            <w:sz w:val="24"/>
            <w:szCs w:val="24"/>
          </w:rPr>
          <m:t>/</m:t>
        </m:r>
        <m:r>
          <w:rPr>
            <w:rFonts w:ascii="Cambria Math" w:eastAsiaTheme="minorEastAsia" w:hAnsi="Cambria Math" w:cs="Arial"/>
            <w:sz w:val="24"/>
            <w:szCs w:val="24"/>
          </w:rPr>
          <m:t>s</m:t>
        </m:r>
      </m:oMath>
      <w:r w:rsidR="009A1265" w:rsidRPr="003847C6">
        <w:rPr>
          <w:rFonts w:ascii="Arial" w:eastAsiaTheme="minorEastAsia" w:hAnsi="Arial" w:cs="Arial"/>
          <w:sz w:val="24"/>
          <w:szCs w:val="24"/>
        </w:rPr>
        <w:t xml:space="preserve"> </w:t>
      </w:r>
    </w:p>
    <w:p w:rsidR="009A1265" w:rsidRPr="003847C6" w:rsidRDefault="009A1265"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t=4.3 s</w:t>
      </w:r>
    </w:p>
    <w:p w:rsidR="009A1265" w:rsidRPr="003847C6" w:rsidRDefault="009A1265"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Reemplazando estos valores en la ecuación se obtiene:</w:t>
      </w:r>
    </w:p>
    <w:p w:rsidR="009A1265" w:rsidRPr="003847C6" w:rsidRDefault="00FD61F4" w:rsidP="003847C6">
      <w:pPr>
        <w:tabs>
          <w:tab w:val="left" w:pos="1065"/>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y</m:t>
              </m:r>
            </m:sub>
          </m:sSub>
          <m:r>
            <w:rPr>
              <w:rFonts w:ascii="Cambria Math" w:eastAsiaTheme="minorEastAsia" w:hAnsi="Arial" w:cs="Arial"/>
              <w:sz w:val="24"/>
              <w:szCs w:val="24"/>
            </w:rPr>
            <m:t>=</m:t>
          </m:r>
          <m:r>
            <w:rPr>
              <w:rFonts w:ascii="Arial" w:eastAsiaTheme="minorEastAsia" w:hAnsi="Arial" w:cs="Arial"/>
              <w:sz w:val="24"/>
              <w:szCs w:val="24"/>
            </w:rPr>
            <m:t>-</m:t>
          </m:r>
          <m:r>
            <w:rPr>
              <w:rFonts w:ascii="Cambria Math" w:eastAsiaTheme="minorEastAsia" w:hAnsi="Arial" w:cs="Arial"/>
              <w:sz w:val="24"/>
              <w:szCs w:val="24"/>
            </w:rPr>
            <m:t>32. 14</m:t>
          </m:r>
          <m:r>
            <w:rPr>
              <w:rFonts w:ascii="Cambria Math" w:eastAsiaTheme="minorEastAsia" w:hAnsi="Cambria Math" w:cs="Arial"/>
              <w:sz w:val="24"/>
              <w:szCs w:val="24"/>
            </w:rPr>
            <m:t>m</m:t>
          </m:r>
          <m:r>
            <w:rPr>
              <w:rFonts w:ascii="Cambria Math" w:eastAsiaTheme="minorEastAsia" w:hAnsi="Arial" w:cs="Arial"/>
              <w:sz w:val="24"/>
              <w:szCs w:val="24"/>
            </w:rPr>
            <m:t>/</m:t>
          </m:r>
          <m:r>
            <w:rPr>
              <w:rFonts w:ascii="Cambria Math" w:eastAsiaTheme="minorEastAsia" w:hAnsi="Cambria Math" w:cs="Arial"/>
              <w:sz w:val="24"/>
              <w:szCs w:val="24"/>
            </w:rPr>
            <m:t>s</m:t>
          </m:r>
        </m:oMath>
      </m:oMathPara>
    </w:p>
    <w:p w:rsidR="006F0D61" w:rsidRPr="003847C6" w:rsidRDefault="006F0D61"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El signo menos indica que la velocidad es hacia abajo.</w:t>
      </w:r>
    </w:p>
    <w:p w:rsidR="009A1265" w:rsidRPr="003847C6" w:rsidRDefault="009A1265"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Ahora se utiliza la siguiente ecuación para hallar la magnitud de la velocidad final:</w:t>
      </w:r>
    </w:p>
    <w:p w:rsidR="009A1265" w:rsidRPr="003847C6" w:rsidRDefault="009A1265" w:rsidP="003847C6">
      <w:pPr>
        <w:tabs>
          <w:tab w:val="left" w:pos="1065"/>
        </w:tabs>
        <w:jc w:val="both"/>
        <w:rPr>
          <w:rFonts w:ascii="Arial" w:eastAsiaTheme="minorEastAsia" w:hAnsi="Arial" w:cs="Arial"/>
          <w:sz w:val="24"/>
          <w:szCs w:val="24"/>
        </w:rPr>
      </w:pPr>
      <m:oMathPara>
        <m:oMath>
          <m:r>
            <w:rPr>
              <w:rFonts w:ascii="Cambria Math" w:eastAsiaTheme="minorEastAsia" w:hAnsi="Cambria Math" w:cs="Arial"/>
              <w:sz w:val="24"/>
              <w:szCs w:val="24"/>
            </w:rPr>
            <m:t>V</m:t>
          </m:r>
          <m:r>
            <w:rPr>
              <w:rFonts w:ascii="Cambria Math" w:eastAsiaTheme="minorEastAsia" w:hAnsi="Arial" w:cs="Arial"/>
              <w:sz w:val="24"/>
              <w:szCs w:val="24"/>
            </w:rPr>
            <m:t>=</m:t>
          </m:r>
          <m:rad>
            <m:radPr>
              <m:degHide m:val="on"/>
              <m:ctrlPr>
                <w:rPr>
                  <w:rFonts w:ascii="Cambria Math" w:eastAsiaTheme="minorEastAsia" w:hAnsi="Arial" w:cs="Arial"/>
                  <w:i/>
                  <w:sz w:val="24"/>
                  <w:szCs w:val="24"/>
                </w:rPr>
              </m:ctrlPr>
            </m:radPr>
            <m:deg/>
            <m:e>
              <m:sSup>
                <m:sSupPr>
                  <m:ctrlPr>
                    <w:rPr>
                      <w:rFonts w:ascii="Cambria Math" w:eastAsiaTheme="minorEastAsia" w:hAnsi="Arial" w:cs="Arial"/>
                      <w:i/>
                      <w:sz w:val="24"/>
                      <w:szCs w:val="24"/>
                    </w:rPr>
                  </m:ctrlPr>
                </m:sSupPr>
                <m:e>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x</m:t>
                      </m:r>
                    </m:sub>
                  </m:sSub>
                </m:e>
                <m:sup>
                  <m:r>
                    <w:rPr>
                      <w:rFonts w:ascii="Cambria Math" w:eastAsiaTheme="minorEastAsia" w:hAnsi="Arial" w:cs="Arial"/>
                      <w:sz w:val="24"/>
                      <w:szCs w:val="24"/>
                    </w:rPr>
                    <m:t>2</m:t>
                  </m:r>
                </m:sup>
              </m:sSup>
              <m:r>
                <w:rPr>
                  <w:rFonts w:ascii="Cambria Math" w:eastAsiaTheme="minorEastAsia" w:hAnsi="Arial" w:cs="Arial"/>
                  <w:sz w:val="24"/>
                  <w:szCs w:val="24"/>
                </w:rPr>
                <m:t>+</m:t>
              </m:r>
              <m:sSup>
                <m:sSupPr>
                  <m:ctrlPr>
                    <w:rPr>
                      <w:rFonts w:ascii="Cambria Math" w:eastAsiaTheme="minorEastAsia" w:hAnsi="Arial" w:cs="Arial"/>
                      <w:i/>
                      <w:sz w:val="24"/>
                      <w:szCs w:val="24"/>
                    </w:rPr>
                  </m:ctrlPr>
                </m:sSupPr>
                <m:e>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y</m:t>
                      </m:r>
                    </m:sub>
                  </m:sSub>
                </m:e>
                <m:sup>
                  <m:r>
                    <w:rPr>
                      <w:rFonts w:ascii="Cambria Math" w:eastAsiaTheme="minorEastAsia" w:hAnsi="Arial" w:cs="Arial"/>
                      <w:sz w:val="24"/>
                      <w:szCs w:val="24"/>
                    </w:rPr>
                    <m:t>2</m:t>
                  </m:r>
                </m:sup>
              </m:sSup>
            </m:e>
          </m:rad>
        </m:oMath>
      </m:oMathPara>
    </w:p>
    <w:p w:rsidR="001A0352" w:rsidRPr="003847C6" w:rsidRDefault="00736EEC"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 xml:space="preserve">Y reemplazando por los valores se obtiene que la velocidad final es </w:t>
      </w:r>
      <w:r w:rsidR="00BF0D59" w:rsidRPr="003847C6">
        <w:rPr>
          <w:rFonts w:ascii="Arial" w:eastAsiaTheme="minorEastAsia" w:hAnsi="Arial" w:cs="Arial"/>
          <w:sz w:val="24"/>
          <w:szCs w:val="24"/>
        </w:rPr>
        <w:t>36.5 m/s</w:t>
      </w:r>
    </w:p>
    <w:p w:rsidR="00AD66C1" w:rsidRPr="003847C6" w:rsidRDefault="00AD66C1" w:rsidP="003847C6">
      <w:pPr>
        <w:tabs>
          <w:tab w:val="left" w:pos="1065"/>
        </w:tabs>
        <w:jc w:val="both"/>
        <w:rPr>
          <w:rFonts w:ascii="Arial" w:eastAsiaTheme="minorEastAsia" w:hAnsi="Arial" w:cs="Arial"/>
          <w:sz w:val="24"/>
          <w:szCs w:val="24"/>
        </w:rPr>
      </w:pPr>
    </w:p>
    <w:p w:rsidR="00696F62" w:rsidRPr="003847C6" w:rsidRDefault="00696F62" w:rsidP="003847C6">
      <w:pPr>
        <w:pStyle w:val="Prrafodelista"/>
        <w:numPr>
          <w:ilvl w:val="0"/>
          <w:numId w:val="1"/>
        </w:numPr>
        <w:spacing w:after="0" w:line="240" w:lineRule="auto"/>
        <w:jc w:val="both"/>
        <w:rPr>
          <w:rFonts w:ascii="Arial" w:eastAsia="Calibri" w:hAnsi="Arial" w:cs="Arial"/>
          <w:b/>
          <w:sz w:val="24"/>
          <w:szCs w:val="24"/>
        </w:rPr>
      </w:pPr>
      <w:r w:rsidRPr="003847C6">
        <w:rPr>
          <w:rFonts w:ascii="Arial" w:eastAsia="Calibri" w:hAnsi="Arial" w:cs="Arial"/>
          <w:b/>
          <w:sz w:val="24"/>
          <w:szCs w:val="24"/>
        </w:rPr>
        <w:t>Movimiento Circular Uniforme</w:t>
      </w:r>
    </w:p>
    <w:p w:rsidR="00696F62" w:rsidRPr="003847C6" w:rsidRDefault="00696F62" w:rsidP="003847C6">
      <w:pPr>
        <w:tabs>
          <w:tab w:val="left" w:pos="1065"/>
        </w:tabs>
        <w:jc w:val="both"/>
        <w:rPr>
          <w:rFonts w:ascii="Arial" w:eastAsiaTheme="minorEastAsia" w:hAnsi="Arial" w:cs="Arial"/>
          <w:sz w:val="24"/>
          <w:szCs w:val="24"/>
        </w:rPr>
      </w:pPr>
    </w:p>
    <w:p w:rsidR="00696F62" w:rsidRPr="003847C6" w:rsidRDefault="00696F62" w:rsidP="003847C6">
      <w:pPr>
        <w:tabs>
          <w:tab w:val="left" w:pos="1065"/>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Descripción:</w:t>
      </w:r>
    </w:p>
    <w:p w:rsidR="00AD66C1" w:rsidRPr="003847C6" w:rsidRDefault="00AD66C1" w:rsidP="003847C6">
      <w:pPr>
        <w:tabs>
          <w:tab w:val="left" w:pos="1065"/>
        </w:tabs>
        <w:jc w:val="both"/>
        <w:rPr>
          <w:rFonts w:ascii="Arial" w:eastAsiaTheme="minorEastAsia" w:hAnsi="Arial" w:cs="Arial"/>
          <w:b/>
          <w:sz w:val="24"/>
          <w:szCs w:val="24"/>
        </w:rPr>
      </w:pPr>
      <w:r w:rsidRPr="003847C6">
        <w:rPr>
          <w:rFonts w:ascii="Arial" w:eastAsiaTheme="minorEastAsia" w:hAnsi="Arial" w:cs="Arial"/>
          <w:b/>
          <w:color w:val="C00000"/>
          <w:sz w:val="24"/>
          <w:szCs w:val="24"/>
          <w:highlight w:val="cyan"/>
        </w:rPr>
        <w:t xml:space="preserve">NOTA PARA EL PROGRAMADOR: </w:t>
      </w:r>
      <w:r w:rsidRPr="003847C6">
        <w:rPr>
          <w:rFonts w:ascii="Arial" w:eastAsiaTheme="minorEastAsia" w:hAnsi="Arial" w:cs="Arial"/>
          <w:b/>
          <w:sz w:val="24"/>
          <w:szCs w:val="24"/>
          <w:highlight w:val="cyan"/>
        </w:rPr>
        <w:t>Lo de este color es para que cuando se haga clic en en la palabra de al lado se visualice lo sombreado</w:t>
      </w:r>
      <w:r w:rsidRPr="003847C6">
        <w:rPr>
          <w:rFonts w:ascii="Arial" w:eastAsiaTheme="minorEastAsia" w:hAnsi="Arial" w:cs="Arial"/>
          <w:b/>
          <w:color w:val="C00000"/>
          <w:sz w:val="24"/>
          <w:szCs w:val="24"/>
          <w:highlight w:val="cyan"/>
        </w:rPr>
        <w:t>.</w:t>
      </w:r>
    </w:p>
    <w:p w:rsidR="00696F62" w:rsidRPr="003847C6" w:rsidRDefault="00696F6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 xml:space="preserve">El M.C.U </w:t>
      </w:r>
      <w:r w:rsidRPr="003847C6">
        <w:rPr>
          <w:rFonts w:ascii="Arial" w:eastAsiaTheme="minorEastAsia" w:hAnsi="Arial" w:cs="Arial"/>
          <w:sz w:val="24"/>
          <w:szCs w:val="24"/>
          <w:highlight w:val="cyan"/>
        </w:rPr>
        <w:t>(Movimiento Circular Uniforme)</w:t>
      </w:r>
      <w:r w:rsidRPr="003847C6">
        <w:rPr>
          <w:rFonts w:ascii="Arial" w:eastAsiaTheme="minorEastAsia" w:hAnsi="Arial" w:cs="Arial"/>
          <w:sz w:val="24"/>
          <w:szCs w:val="24"/>
        </w:rPr>
        <w:t xml:space="preserve"> es el movimiento de un cuerpo cuando describe una circunferencia con rapidez constante.</w:t>
      </w:r>
    </w:p>
    <w:p w:rsidR="00696F62" w:rsidRPr="003847C6" w:rsidRDefault="00696F62" w:rsidP="003847C6">
      <w:pPr>
        <w:tabs>
          <w:tab w:val="left" w:pos="1065"/>
        </w:tabs>
        <w:jc w:val="both"/>
        <w:rPr>
          <w:rFonts w:ascii="Arial" w:eastAsiaTheme="minorEastAsia" w:hAnsi="Arial" w:cs="Arial"/>
          <w:sz w:val="24"/>
          <w:szCs w:val="24"/>
        </w:rPr>
      </w:pPr>
      <w:r w:rsidRPr="003847C6">
        <w:rPr>
          <w:rFonts w:ascii="Arial" w:eastAsiaTheme="minorEastAsia" w:hAnsi="Arial" w:cs="Arial"/>
          <w:sz w:val="24"/>
          <w:szCs w:val="24"/>
        </w:rPr>
        <w:t>La trayectoria que sigue el móvil es una circunferencia, la velocidad cambia continuamente de dirección siempre tangente a la trayectoria, pero la rapidez es constante o sea, la magnitud de la velocidad conserva siempre el mismo valor.</w:t>
      </w:r>
    </w:p>
    <w:p w:rsidR="00696F62" w:rsidRPr="003847C6" w:rsidRDefault="00696F62" w:rsidP="003847C6">
      <w:pPr>
        <w:jc w:val="both"/>
        <w:rPr>
          <w:rFonts w:ascii="Arial" w:eastAsiaTheme="minorEastAsia" w:hAnsi="Arial" w:cs="Arial"/>
          <w:sz w:val="24"/>
          <w:szCs w:val="24"/>
        </w:rPr>
      </w:pPr>
    </w:p>
    <w:p w:rsidR="00696F62" w:rsidRPr="003847C6" w:rsidRDefault="00696F62" w:rsidP="003847C6">
      <w:pPr>
        <w:tabs>
          <w:tab w:val="left" w:pos="129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lastRenderedPageBreak/>
        <w:drawing>
          <wp:inline distT="0" distB="0" distL="0" distR="0">
            <wp:extent cx="2543175" cy="281940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2543175" cy="2819400"/>
                    </a:xfrm>
                    <a:prstGeom prst="rect">
                      <a:avLst/>
                    </a:prstGeom>
                    <a:noFill/>
                    <a:ln w="9525">
                      <a:noFill/>
                      <a:miter lim="800000"/>
                      <a:headEnd/>
                      <a:tailEnd/>
                    </a:ln>
                  </pic:spPr>
                </pic:pic>
              </a:graphicData>
            </a:graphic>
          </wp:inline>
        </w:drawing>
      </w:r>
    </w:p>
    <w:p w:rsidR="00696F62" w:rsidRPr="003847C6" w:rsidRDefault="00696F62" w:rsidP="003847C6">
      <w:pPr>
        <w:tabs>
          <w:tab w:val="left" w:pos="1290"/>
        </w:tabs>
        <w:jc w:val="both"/>
        <w:rPr>
          <w:rFonts w:ascii="Arial" w:eastAsiaTheme="minorEastAsia" w:hAnsi="Arial" w:cs="Arial"/>
          <w:sz w:val="24"/>
          <w:szCs w:val="24"/>
        </w:rPr>
      </w:pPr>
    </w:p>
    <w:p w:rsidR="002E45CD" w:rsidRPr="003847C6" w:rsidRDefault="00696F62" w:rsidP="003847C6">
      <w:pPr>
        <w:tabs>
          <w:tab w:val="left" w:pos="129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314575" cy="2085975"/>
            <wp:effectExtent l="19050" t="0" r="952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2314575" cy="2085975"/>
                    </a:xfrm>
                    <a:prstGeom prst="rect">
                      <a:avLst/>
                    </a:prstGeom>
                    <a:noFill/>
                    <a:ln w="9525">
                      <a:noFill/>
                      <a:miter lim="800000"/>
                      <a:headEnd/>
                      <a:tailEnd/>
                    </a:ln>
                  </pic:spPr>
                </pic:pic>
              </a:graphicData>
            </a:graphic>
          </wp:inline>
        </w:drawing>
      </w:r>
    </w:p>
    <w:p w:rsidR="002E45CD" w:rsidRPr="003847C6" w:rsidRDefault="002E45CD" w:rsidP="003847C6">
      <w:pPr>
        <w:jc w:val="both"/>
        <w:rPr>
          <w:rFonts w:ascii="Arial" w:eastAsiaTheme="minorEastAsia" w:hAnsi="Arial" w:cs="Arial"/>
          <w:sz w:val="24"/>
          <w:szCs w:val="24"/>
          <w:highlight w:val="yellow"/>
        </w:rPr>
      </w:pPr>
      <w:r w:rsidRPr="003847C6">
        <w:rPr>
          <w:rFonts w:ascii="Arial" w:eastAsiaTheme="minorEastAsia" w:hAnsi="Arial" w:cs="Arial"/>
          <w:sz w:val="24"/>
          <w:szCs w:val="24"/>
          <w:highlight w:val="yellow"/>
        </w:rPr>
        <w:t xml:space="preserve">Interactivo que muestre la trayectoria, el cambio de dirección de la velocidad </w:t>
      </w:r>
      <w:r w:rsidR="003847C6">
        <w:rPr>
          <w:rFonts w:ascii="Arial" w:eastAsiaTheme="minorEastAsia" w:hAnsi="Arial" w:cs="Arial"/>
          <w:sz w:val="24"/>
          <w:szCs w:val="24"/>
          <w:highlight w:val="yellow"/>
        </w:rPr>
        <w:t>y resultados</w:t>
      </w:r>
    </w:p>
    <w:p w:rsidR="002E45CD" w:rsidRPr="003847C6" w:rsidRDefault="00FD61F4" w:rsidP="003847C6">
      <w:pPr>
        <w:jc w:val="both"/>
        <w:rPr>
          <w:rFonts w:ascii="Arial" w:hAnsi="Arial" w:cs="Arial"/>
          <w:sz w:val="24"/>
          <w:szCs w:val="24"/>
        </w:rPr>
      </w:pPr>
      <w:hyperlink r:id="rId65" w:history="1">
        <w:r w:rsidR="0009126C" w:rsidRPr="003847C6">
          <w:rPr>
            <w:rStyle w:val="Hipervnculo"/>
            <w:rFonts w:ascii="Arial" w:eastAsiaTheme="minorEastAsia" w:hAnsi="Arial" w:cs="Arial"/>
            <w:sz w:val="24"/>
            <w:szCs w:val="24"/>
          </w:rPr>
          <w:t>http://www.iesaguilarycano.com/dpto/fyq/MCU.html</w:t>
        </w:r>
      </w:hyperlink>
    </w:p>
    <w:p w:rsidR="00B32D23" w:rsidRPr="003847C6" w:rsidRDefault="00B32D23" w:rsidP="003847C6">
      <w:pPr>
        <w:pStyle w:val="estilo3"/>
        <w:jc w:val="both"/>
        <w:rPr>
          <w:rFonts w:ascii="Arial" w:hAnsi="Arial" w:cs="Arial"/>
        </w:rPr>
      </w:pPr>
      <w:r w:rsidRPr="003847C6">
        <w:rPr>
          <w:rFonts w:ascii="Arial" w:hAnsi="Arial" w:cs="Arial"/>
        </w:rPr>
        <w:t>El M.C.U (</w:t>
      </w:r>
      <w:r w:rsidR="00CA6CA6">
        <w:rPr>
          <w:rFonts w:ascii="Arial" w:hAnsi="Arial" w:cs="Arial"/>
        </w:rPr>
        <w:t>Movimiento Circular Uniforme)  e</w:t>
      </w:r>
      <w:r w:rsidRPr="003847C6">
        <w:rPr>
          <w:rFonts w:ascii="Arial" w:hAnsi="Arial" w:cs="Arial"/>
        </w:rPr>
        <w:t xml:space="preserve">s un movimiento en el cual la velocidad no cambia, pues solo hay un cambio en la dirección. </w:t>
      </w:r>
    </w:p>
    <w:p w:rsidR="00B32D23" w:rsidRPr="003847C6" w:rsidRDefault="00B32D23" w:rsidP="003847C6">
      <w:pPr>
        <w:pStyle w:val="estilo3"/>
        <w:jc w:val="both"/>
        <w:rPr>
          <w:rFonts w:ascii="Arial" w:hAnsi="Arial" w:cs="Arial"/>
        </w:rPr>
      </w:pPr>
      <w:r w:rsidRPr="003847C6">
        <w:rPr>
          <w:rFonts w:ascii="Arial" w:hAnsi="Arial" w:cs="Arial"/>
        </w:rPr>
        <w:t xml:space="preserve">El </w:t>
      </w:r>
      <w:r w:rsidRPr="00950BCA">
        <w:rPr>
          <w:rStyle w:val="Textoennegrita"/>
          <w:rFonts w:ascii="Arial" w:hAnsi="Arial" w:cs="Arial"/>
          <w:b w:val="0"/>
        </w:rPr>
        <w:t>desplazamiento angular</w:t>
      </w:r>
      <w:r w:rsidRPr="003847C6">
        <w:rPr>
          <w:rFonts w:ascii="Arial" w:hAnsi="Arial" w:cs="Arial"/>
        </w:rPr>
        <w:t xml:space="preserve"> de un cuerpo describe la cantidad de rotación.</w:t>
      </w:r>
    </w:p>
    <w:p w:rsidR="00B32D23" w:rsidRPr="003847C6" w:rsidRDefault="00B32D23" w:rsidP="003847C6">
      <w:pPr>
        <w:pStyle w:val="style5"/>
        <w:jc w:val="both"/>
        <w:rPr>
          <w:rFonts w:ascii="Arial" w:hAnsi="Arial" w:cs="Arial"/>
        </w:rPr>
      </w:pPr>
      <w:r w:rsidRPr="003847C6">
        <w:rPr>
          <w:rFonts w:ascii="Arial" w:hAnsi="Arial" w:cs="Arial"/>
        </w:rPr>
        <w:t> </w:t>
      </w:r>
    </w:p>
    <w:p w:rsidR="00B32D23" w:rsidRPr="003847C6" w:rsidRDefault="00B32D23" w:rsidP="003847C6">
      <w:pPr>
        <w:pStyle w:val="style6"/>
        <w:jc w:val="both"/>
        <w:rPr>
          <w:rFonts w:ascii="Arial" w:hAnsi="Arial" w:cs="Arial"/>
          <w:b/>
        </w:rPr>
      </w:pPr>
      <w:r w:rsidRPr="003847C6">
        <w:rPr>
          <w:rFonts w:ascii="Arial" w:hAnsi="Arial" w:cs="Arial"/>
          <w:b/>
        </w:rPr>
        <w:t xml:space="preserve">Medidas del desplazamiento angular. </w:t>
      </w:r>
    </w:p>
    <w:p w:rsidR="00B32D23" w:rsidRPr="003847C6" w:rsidRDefault="00B32D23" w:rsidP="003847C6">
      <w:pPr>
        <w:jc w:val="both"/>
        <w:rPr>
          <w:rFonts w:ascii="Arial" w:hAnsi="Arial" w:cs="Arial"/>
          <w:sz w:val="24"/>
          <w:szCs w:val="24"/>
        </w:rPr>
      </w:pPr>
    </w:p>
    <w:p w:rsidR="0009126C" w:rsidRPr="003847C6" w:rsidRDefault="00B32D23"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lastRenderedPageBreak/>
        <w:drawing>
          <wp:inline distT="0" distB="0" distL="0" distR="0">
            <wp:extent cx="3962400" cy="2181225"/>
            <wp:effectExtent l="1905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962400" cy="2181225"/>
                    </a:xfrm>
                    <a:prstGeom prst="rect">
                      <a:avLst/>
                    </a:prstGeom>
                    <a:noFill/>
                    <a:ln w="9525">
                      <a:noFill/>
                      <a:miter lim="800000"/>
                      <a:headEnd/>
                      <a:tailEnd/>
                    </a:ln>
                  </pic:spPr>
                </pic:pic>
              </a:graphicData>
            </a:graphic>
          </wp:inline>
        </w:drawing>
      </w:r>
    </w:p>
    <w:p w:rsidR="00B32D23" w:rsidRPr="003847C6" w:rsidRDefault="00B32D23" w:rsidP="003847C6">
      <w:pPr>
        <w:jc w:val="both"/>
        <w:rPr>
          <w:rFonts w:ascii="Arial" w:eastAsiaTheme="minorEastAsia" w:hAnsi="Arial" w:cs="Arial"/>
          <w:sz w:val="24"/>
          <w:szCs w:val="24"/>
        </w:rPr>
      </w:pPr>
      <w:r w:rsidRPr="003847C6">
        <w:rPr>
          <w:rFonts w:ascii="Arial" w:eastAsiaTheme="minorEastAsia" w:hAnsi="Arial" w:cs="Arial"/>
          <w:sz w:val="24"/>
          <w:szCs w:val="24"/>
        </w:rPr>
        <w:t>Donde s e</w:t>
      </w:r>
      <w:r w:rsidR="00790CD0">
        <w:rPr>
          <w:rFonts w:ascii="Arial" w:eastAsiaTheme="minorEastAsia" w:hAnsi="Arial" w:cs="Arial"/>
          <w:sz w:val="24"/>
          <w:szCs w:val="24"/>
        </w:rPr>
        <w:t>s la longitud de arco, es decir</w:t>
      </w:r>
      <w:r w:rsidR="00790CD0" w:rsidRPr="00790CD0">
        <w:rPr>
          <w:rFonts w:ascii="Arial" w:eastAsiaTheme="minorEastAsia" w:hAnsi="Arial" w:cs="Arial"/>
          <w:sz w:val="24"/>
          <w:szCs w:val="24"/>
        </w:rPr>
        <w:t xml:space="preserve"> la medida de la distancia o </w:t>
      </w:r>
      <w:r w:rsidR="00790CD0" w:rsidRPr="00790CD0">
        <w:rPr>
          <w:rFonts w:ascii="Arial" w:eastAsiaTheme="minorEastAsia" w:hAnsi="Arial" w:cs="Arial"/>
          <w:i/>
          <w:iCs/>
          <w:sz w:val="24"/>
          <w:szCs w:val="24"/>
        </w:rPr>
        <w:t xml:space="preserve">camino </w:t>
      </w:r>
      <w:r w:rsidR="00790CD0" w:rsidRPr="00790CD0">
        <w:rPr>
          <w:rFonts w:ascii="Arial" w:eastAsiaTheme="minorEastAsia" w:hAnsi="Arial" w:cs="Arial"/>
          <w:iCs/>
          <w:sz w:val="24"/>
          <w:szCs w:val="24"/>
        </w:rPr>
        <w:t>recorrido</w:t>
      </w:r>
      <w:r w:rsidR="00790CD0" w:rsidRPr="00790CD0">
        <w:rPr>
          <w:rFonts w:ascii="Arial" w:eastAsiaTheme="minorEastAsia" w:hAnsi="Arial" w:cs="Arial"/>
          <w:sz w:val="24"/>
          <w:szCs w:val="24"/>
        </w:rPr>
        <w:t xml:space="preserve"> a lo largo de una curva o dimensión lineal</w:t>
      </w:r>
      <w:r w:rsidR="00790CD0">
        <w:rPr>
          <w:rFonts w:ascii="Arial" w:eastAsiaTheme="minorEastAsia" w:hAnsi="Arial" w:cs="Arial"/>
          <w:sz w:val="24"/>
          <w:szCs w:val="24"/>
        </w:rPr>
        <w:t>.</w:t>
      </w:r>
    </w:p>
    <w:p w:rsidR="00B32D23" w:rsidRPr="003847C6" w:rsidRDefault="00B32D23" w:rsidP="003847C6">
      <w:pPr>
        <w:jc w:val="both"/>
        <w:rPr>
          <w:rFonts w:ascii="Arial" w:eastAsiaTheme="minorEastAsia" w:hAnsi="Arial" w:cs="Arial"/>
          <w:sz w:val="24"/>
          <w:szCs w:val="24"/>
        </w:rPr>
      </w:pPr>
      <w:r w:rsidRPr="003847C6">
        <w:rPr>
          <w:rFonts w:ascii="Arial" w:eastAsiaTheme="minorEastAsia" w:hAnsi="Arial" w:cs="Arial"/>
          <w:sz w:val="24"/>
          <w:szCs w:val="24"/>
        </w:rPr>
        <w:t>R o r el radio de la circunferencia</w:t>
      </w:r>
    </w:p>
    <w:p w:rsidR="00B32D23" w:rsidRPr="003847C6" w:rsidRDefault="00B32D23" w:rsidP="003847C6">
      <w:pPr>
        <w:jc w:val="both"/>
        <w:rPr>
          <w:rFonts w:ascii="Arial" w:eastAsiaTheme="minorEastAsia" w:hAnsi="Arial" w:cs="Arial"/>
          <w:sz w:val="24"/>
          <w:szCs w:val="24"/>
        </w:rPr>
      </w:pPr>
      <m:oMath>
        <m:r>
          <w:rPr>
            <w:rFonts w:ascii="Cambria Math" w:eastAsiaTheme="minorEastAsia" w:hAnsi="Cambria Math" w:cs="Arial"/>
            <w:sz w:val="24"/>
            <w:szCs w:val="24"/>
          </w:rPr>
          <m:t>θ</m:t>
        </m:r>
      </m:oMath>
      <w:r w:rsidRPr="003847C6">
        <w:rPr>
          <w:rFonts w:ascii="Arial" w:eastAsiaTheme="minorEastAsia" w:hAnsi="Arial" w:cs="Arial"/>
          <w:sz w:val="24"/>
          <w:szCs w:val="24"/>
        </w:rPr>
        <w:t xml:space="preserve"> </w:t>
      </w:r>
      <w:r w:rsidRPr="003847C6">
        <w:rPr>
          <w:rFonts w:ascii="Arial" w:hAnsi="Arial" w:cs="Arial"/>
          <w:sz w:val="24"/>
          <w:szCs w:val="24"/>
        </w:rPr>
        <w:t xml:space="preserve">El </w:t>
      </w:r>
      <w:r w:rsidRPr="003847C6">
        <w:rPr>
          <w:rStyle w:val="Textoennegrita"/>
          <w:rFonts w:ascii="Arial" w:hAnsi="Arial" w:cs="Arial"/>
          <w:b w:val="0"/>
          <w:sz w:val="24"/>
          <w:szCs w:val="24"/>
        </w:rPr>
        <w:t>ángulo en radianes</w:t>
      </w:r>
      <w:r w:rsidRPr="003847C6">
        <w:rPr>
          <w:rFonts w:ascii="Arial" w:hAnsi="Arial" w:cs="Arial"/>
          <w:sz w:val="24"/>
          <w:szCs w:val="24"/>
        </w:rPr>
        <w:t xml:space="preserve"> es la razón entre la distancia del arco</w:t>
      </w:r>
      <w:r w:rsidRPr="003847C6">
        <w:rPr>
          <w:rStyle w:val="Textoennegrita"/>
          <w:rFonts w:ascii="Arial" w:hAnsi="Arial" w:cs="Arial"/>
          <w:b w:val="0"/>
          <w:sz w:val="24"/>
          <w:szCs w:val="24"/>
        </w:rPr>
        <w:t xml:space="preserve"> s</w:t>
      </w:r>
      <w:r w:rsidRPr="003847C6">
        <w:rPr>
          <w:rFonts w:ascii="Arial" w:hAnsi="Arial" w:cs="Arial"/>
          <w:sz w:val="24"/>
          <w:szCs w:val="24"/>
        </w:rPr>
        <w:t xml:space="preserve"> y el radio </w:t>
      </w:r>
      <w:r w:rsidRPr="003847C6">
        <w:rPr>
          <w:rStyle w:val="Textoennegrita"/>
          <w:rFonts w:ascii="Arial" w:hAnsi="Arial" w:cs="Arial"/>
          <w:b w:val="0"/>
          <w:sz w:val="24"/>
          <w:szCs w:val="24"/>
        </w:rPr>
        <w:t>R</w:t>
      </w:r>
      <w:r w:rsidRPr="003847C6">
        <w:rPr>
          <w:rFonts w:ascii="Arial" w:hAnsi="Arial" w:cs="Arial"/>
          <w:sz w:val="24"/>
          <w:szCs w:val="24"/>
        </w:rPr>
        <w:t xml:space="preserve"> del arco. </w:t>
      </w:r>
    </w:p>
    <w:p w:rsidR="00B32D23" w:rsidRPr="00790CD0" w:rsidRDefault="00B32D23" w:rsidP="00790CD0">
      <w:pPr>
        <w:pStyle w:val="estilo3"/>
        <w:jc w:val="both"/>
        <w:rPr>
          <w:rFonts w:ascii="Arial" w:hAnsi="Arial" w:cs="Arial"/>
        </w:rPr>
      </w:pPr>
      <w:r w:rsidRPr="003847C6">
        <w:rPr>
          <w:rFonts w:ascii="Arial" w:hAnsi="Arial" w:cs="Arial"/>
        </w:rPr>
        <w:t xml:space="preserve">Un </w:t>
      </w:r>
      <w:r w:rsidRPr="003847C6">
        <w:rPr>
          <w:rStyle w:val="Textoennegrita"/>
          <w:rFonts w:ascii="Arial" w:hAnsi="Arial" w:cs="Arial"/>
          <w:b w:val="0"/>
        </w:rPr>
        <w:t>radian</w:t>
      </w:r>
      <w:r w:rsidRPr="003847C6">
        <w:rPr>
          <w:rFonts w:ascii="Arial" w:hAnsi="Arial" w:cs="Arial"/>
        </w:rPr>
        <w:t xml:space="preserve"> no tiene unidades y es la razón entre dos longitudes. </w:t>
      </w:r>
    </w:p>
    <w:p w:rsidR="00696F62" w:rsidRPr="003847C6" w:rsidRDefault="002E45CD" w:rsidP="003847C6">
      <w:pPr>
        <w:tabs>
          <w:tab w:val="left" w:pos="1800"/>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CONCEPTOS DEL M.C.U</w:t>
      </w:r>
    </w:p>
    <w:p w:rsidR="002E45CD" w:rsidRPr="003847C6" w:rsidRDefault="002E45CD"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Frecuencia</w:t>
      </w:r>
      <w:r w:rsidR="00756A56" w:rsidRPr="003847C6">
        <w:rPr>
          <w:rFonts w:ascii="Arial" w:eastAsiaTheme="minorEastAsia" w:hAnsi="Arial" w:cs="Arial"/>
          <w:b/>
          <w:sz w:val="24"/>
          <w:szCs w:val="24"/>
        </w:rPr>
        <w:t xml:space="preserve"> </w:t>
      </w:r>
    </w:p>
    <w:p w:rsidR="002E45CD" w:rsidRPr="003847C6" w:rsidRDefault="002E45CD"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Descripción:</w:t>
      </w:r>
    </w:p>
    <w:p w:rsidR="002E45CD" w:rsidRPr="003847C6" w:rsidRDefault="002E45CD"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Es el número de vueltas que da el cuerpo en la unidad de tiempo.</w:t>
      </w:r>
    </w:p>
    <w:p w:rsidR="002E45CD" w:rsidRPr="003847C6" w:rsidRDefault="002E45CD"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Símbolo:</w:t>
      </w:r>
    </w:p>
    <w:p w:rsidR="002E45CD" w:rsidRPr="003847C6" w:rsidRDefault="002E45CD"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La letra f</w:t>
      </w:r>
    </w:p>
    <w:p w:rsidR="002E45CD" w:rsidRPr="003847C6" w:rsidRDefault="002E45CD"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Ecuación:</w:t>
      </w:r>
    </w:p>
    <w:p w:rsidR="002E45CD" w:rsidRPr="003847C6" w:rsidRDefault="002E45CD"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f</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n</m:t>
              </m:r>
              <m:r>
                <w:rPr>
                  <w:rFonts w:ascii="Arial" w:eastAsiaTheme="minorEastAsia" w:hAnsi="Arial" w:cs="Arial"/>
                  <w:sz w:val="24"/>
                  <w:szCs w:val="24"/>
                </w:rPr>
                <m:t>ú</m:t>
              </m:r>
              <m:r>
                <w:rPr>
                  <w:rFonts w:ascii="Cambria Math" w:eastAsiaTheme="minorEastAsia" w:hAnsi="Cambria Math" w:cs="Arial"/>
                  <w:sz w:val="24"/>
                  <w:szCs w:val="24"/>
                </w:rPr>
                <m:t>mero</m:t>
              </m:r>
              <m:r>
                <w:rPr>
                  <w:rFonts w:ascii="Cambria Math" w:eastAsiaTheme="minorEastAsia" w:hAnsi="Arial" w:cs="Arial"/>
                  <w:sz w:val="24"/>
                  <w:szCs w:val="24"/>
                </w:rPr>
                <m:t xml:space="preserve"> </m:t>
              </m:r>
              <m:r>
                <w:rPr>
                  <w:rFonts w:ascii="Cambria Math" w:eastAsiaTheme="minorEastAsia" w:hAnsi="Cambria Math" w:cs="Arial"/>
                  <w:sz w:val="24"/>
                  <w:szCs w:val="24"/>
                </w:rPr>
                <m:t>de</m:t>
              </m:r>
              <m:r>
                <w:rPr>
                  <w:rFonts w:ascii="Cambria Math" w:eastAsiaTheme="minorEastAsia" w:hAnsi="Arial" w:cs="Arial"/>
                  <w:sz w:val="24"/>
                  <w:szCs w:val="24"/>
                </w:rPr>
                <m:t xml:space="preserve"> </m:t>
              </m:r>
              <m:r>
                <w:rPr>
                  <w:rFonts w:ascii="Cambria Math" w:eastAsiaTheme="minorEastAsia" w:hAnsi="Cambria Math" w:cs="Arial"/>
                  <w:sz w:val="24"/>
                  <w:szCs w:val="24"/>
                </w:rPr>
                <m:t>vueltas</m:t>
              </m:r>
            </m:num>
            <m:den>
              <m:r>
                <w:rPr>
                  <w:rFonts w:ascii="Cambria Math" w:eastAsiaTheme="minorEastAsia" w:hAnsi="Cambria Math" w:cs="Arial"/>
                  <w:sz w:val="24"/>
                  <w:szCs w:val="24"/>
                </w:rPr>
                <m:t>tiempo</m:t>
              </m:r>
              <m:r>
                <w:rPr>
                  <w:rFonts w:ascii="Cambria Math" w:eastAsiaTheme="minorEastAsia" w:hAnsi="Arial" w:cs="Arial"/>
                  <w:sz w:val="24"/>
                  <w:szCs w:val="24"/>
                </w:rPr>
                <m:t xml:space="preserve"> </m:t>
              </m:r>
              <m:r>
                <w:rPr>
                  <w:rFonts w:ascii="Cambria Math" w:eastAsiaTheme="minorEastAsia" w:hAnsi="Cambria Math" w:cs="Arial"/>
                  <w:sz w:val="24"/>
                  <w:szCs w:val="24"/>
                </w:rPr>
                <m:t>emplead</m:t>
              </m:r>
              <m:r>
                <w:rPr>
                  <w:rFonts w:ascii="Cambria Math" w:eastAsiaTheme="minorEastAsia" w:hAnsi="Cambria Math" w:cs="Arial"/>
                  <w:sz w:val="24"/>
                  <w:szCs w:val="24"/>
                </w:rPr>
                <m:t>o</m:t>
              </m:r>
            </m:den>
          </m:f>
        </m:oMath>
      </m:oMathPara>
    </w:p>
    <w:p w:rsidR="0009126C" w:rsidRPr="003847C6" w:rsidRDefault="0009126C"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Unidades:</w:t>
      </w:r>
    </w:p>
    <w:p w:rsidR="0009126C" w:rsidRPr="003847C6" w:rsidRDefault="00C9779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w:t>
      </w:r>
      <w:r w:rsidR="0009126C" w:rsidRPr="003847C6">
        <w:rPr>
          <w:rFonts w:ascii="Arial" w:eastAsiaTheme="minorEastAsia" w:hAnsi="Arial" w:cs="Arial"/>
          <w:sz w:val="24"/>
          <w:szCs w:val="24"/>
        </w:rPr>
        <w:t xml:space="preserve">Vueltas </w:t>
      </w:r>
      <w:r w:rsidRPr="003847C6">
        <w:rPr>
          <w:rFonts w:ascii="Arial" w:eastAsiaTheme="minorEastAsia" w:hAnsi="Arial" w:cs="Arial"/>
          <w:sz w:val="24"/>
          <w:szCs w:val="24"/>
        </w:rPr>
        <w:t xml:space="preserve"> o revoluciones) </w:t>
      </w:r>
      <w:r w:rsidR="0009126C" w:rsidRPr="003847C6">
        <w:rPr>
          <w:rFonts w:ascii="Arial" w:eastAsiaTheme="minorEastAsia" w:hAnsi="Arial" w:cs="Arial"/>
          <w:sz w:val="24"/>
          <w:szCs w:val="24"/>
        </w:rPr>
        <w:t>/ segundos</w:t>
      </w:r>
    </w:p>
    <w:p w:rsidR="0009126C" w:rsidRPr="003847C6" w:rsidRDefault="002135A8"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Revoluciones por minuto (rp</w:t>
      </w:r>
      <w:r w:rsidR="0009126C" w:rsidRPr="003847C6">
        <w:rPr>
          <w:rFonts w:ascii="Arial" w:eastAsiaTheme="minorEastAsia" w:hAnsi="Arial" w:cs="Arial"/>
          <w:sz w:val="24"/>
          <w:szCs w:val="24"/>
        </w:rPr>
        <w:t>m)</w:t>
      </w:r>
    </w:p>
    <w:p w:rsidR="0009126C" w:rsidRPr="003847C6" w:rsidRDefault="002135A8"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Revoluciones por segundo (rp</w:t>
      </w:r>
      <w:r w:rsidR="0009126C" w:rsidRPr="003847C6">
        <w:rPr>
          <w:rFonts w:ascii="Arial" w:eastAsiaTheme="minorEastAsia" w:hAnsi="Arial" w:cs="Arial"/>
          <w:sz w:val="24"/>
          <w:szCs w:val="24"/>
        </w:rPr>
        <w:t>s)</w:t>
      </w:r>
    </w:p>
    <w:p w:rsidR="0009126C" w:rsidRPr="003847C6" w:rsidRDefault="00FD61F4" w:rsidP="003847C6">
      <w:pPr>
        <w:tabs>
          <w:tab w:val="left" w:pos="1800"/>
        </w:tabs>
        <w:jc w:val="both"/>
        <w:rPr>
          <w:rFonts w:ascii="Arial" w:eastAsiaTheme="minorEastAsia" w:hAnsi="Arial" w:cs="Arial"/>
          <w:sz w:val="24"/>
          <w:szCs w:val="24"/>
        </w:rPr>
      </w:pPr>
      <m:oMathPara>
        <m:oMathParaPr>
          <m:jc m:val="left"/>
        </m:oMathParaPr>
        <m:oMath>
          <m:sSup>
            <m:sSupPr>
              <m:ctrlPr>
                <w:rPr>
                  <w:rFonts w:ascii="Cambria Math" w:eastAsiaTheme="minorEastAsia" w:hAnsi="Arial" w:cs="Arial"/>
                  <w:i/>
                  <w:sz w:val="24"/>
                  <w:szCs w:val="24"/>
                </w:rPr>
              </m:ctrlPr>
            </m:sSupPr>
            <m:e>
              <m:r>
                <w:rPr>
                  <w:rFonts w:ascii="Cambria Math" w:eastAsiaTheme="minorEastAsia" w:hAnsi="Cambria Math" w:cs="Arial"/>
                  <w:sz w:val="24"/>
                  <w:szCs w:val="24"/>
                </w:rPr>
                <m:t>s</m:t>
              </m:r>
            </m:e>
            <m:sup>
              <m:r>
                <w:rPr>
                  <w:rFonts w:ascii="Cambria Math" w:eastAsiaTheme="minorEastAsia" w:hAnsi="Arial" w:cs="Arial"/>
                  <w:sz w:val="24"/>
                  <w:szCs w:val="24"/>
                </w:rPr>
                <m:t>1</m:t>
              </m:r>
            </m:sup>
          </m:sSup>
        </m:oMath>
      </m:oMathPara>
    </w:p>
    <w:p w:rsidR="0009126C" w:rsidRPr="003847C6" w:rsidRDefault="0009126C" w:rsidP="003847C6">
      <w:pPr>
        <w:tabs>
          <w:tab w:val="left" w:pos="1800"/>
        </w:tabs>
        <w:jc w:val="both"/>
        <w:rPr>
          <w:rFonts w:ascii="Arial" w:eastAsiaTheme="minorEastAsia" w:hAnsi="Arial" w:cs="Arial"/>
          <w:sz w:val="24"/>
          <w:szCs w:val="24"/>
        </w:rPr>
      </w:pPr>
    </w:p>
    <w:p w:rsidR="00182981" w:rsidRPr="003847C6" w:rsidRDefault="00182981"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____________</w:t>
      </w:r>
    </w:p>
    <w:p w:rsidR="002E45CD" w:rsidRPr="003847C6" w:rsidRDefault="002E45CD"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Periodo</w:t>
      </w:r>
    </w:p>
    <w:p w:rsidR="002E45CD" w:rsidRPr="003847C6" w:rsidRDefault="002E45CD"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 xml:space="preserve">Descripción: </w:t>
      </w:r>
    </w:p>
    <w:p w:rsidR="002E45CD" w:rsidRPr="003847C6" w:rsidRDefault="002E45CD"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Es el tiempo que emplea el móvil en dar una sola vuelta.</w:t>
      </w:r>
    </w:p>
    <w:p w:rsidR="002E45CD" w:rsidRPr="003847C6" w:rsidRDefault="002E45CD"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Símbolo:</w:t>
      </w:r>
    </w:p>
    <w:p w:rsidR="002E45CD" w:rsidRPr="003847C6" w:rsidRDefault="002E45CD"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Letra T</w:t>
      </w:r>
    </w:p>
    <w:p w:rsidR="002E45CD" w:rsidRPr="003847C6" w:rsidRDefault="002E45CD"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Ecuación:</w:t>
      </w:r>
    </w:p>
    <w:p w:rsidR="002E45CD" w:rsidRPr="003847C6" w:rsidRDefault="00182981"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T</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tiempo</m:t>
              </m:r>
              <m:r>
                <w:rPr>
                  <w:rFonts w:ascii="Cambria Math" w:eastAsiaTheme="minorEastAsia" w:hAnsi="Arial" w:cs="Arial"/>
                  <w:sz w:val="24"/>
                  <w:szCs w:val="24"/>
                </w:rPr>
                <m:t xml:space="preserve"> </m:t>
              </m:r>
              <m:r>
                <w:rPr>
                  <w:rFonts w:ascii="Cambria Math" w:eastAsiaTheme="minorEastAsia" w:hAnsi="Cambria Math" w:cs="Arial"/>
                  <w:sz w:val="24"/>
                  <w:szCs w:val="24"/>
                </w:rPr>
                <m:t>empleado</m:t>
              </m:r>
            </m:num>
            <m:den>
              <m:r>
                <w:rPr>
                  <w:rFonts w:ascii="Cambria Math" w:eastAsiaTheme="minorEastAsia" w:hAnsi="Cambria Math" w:cs="Arial"/>
                  <w:sz w:val="24"/>
                  <w:szCs w:val="24"/>
                </w:rPr>
                <m:t>n</m:t>
              </m:r>
              <m:r>
                <w:rPr>
                  <w:rFonts w:ascii="Arial" w:eastAsiaTheme="minorEastAsia" w:hAnsi="Arial" w:cs="Arial"/>
                  <w:sz w:val="24"/>
                  <w:szCs w:val="24"/>
                </w:rPr>
                <m:t>ú</m:t>
              </m:r>
              <m:r>
                <w:rPr>
                  <w:rFonts w:ascii="Cambria Math" w:eastAsiaTheme="minorEastAsia" w:hAnsi="Cambria Math" w:cs="Arial"/>
                  <w:sz w:val="24"/>
                  <w:szCs w:val="24"/>
                </w:rPr>
                <m:t>mero</m:t>
              </m:r>
              <m:r>
                <w:rPr>
                  <w:rFonts w:ascii="Cambria Math" w:eastAsiaTheme="minorEastAsia" w:hAnsi="Arial" w:cs="Arial"/>
                  <w:sz w:val="24"/>
                  <w:szCs w:val="24"/>
                </w:rPr>
                <m:t xml:space="preserve"> </m:t>
              </m:r>
              <m:r>
                <w:rPr>
                  <w:rFonts w:ascii="Cambria Math" w:eastAsiaTheme="minorEastAsia" w:hAnsi="Cambria Math" w:cs="Arial"/>
                  <w:sz w:val="24"/>
                  <w:szCs w:val="24"/>
                </w:rPr>
                <m:t>de</m:t>
              </m:r>
              <m:r>
                <w:rPr>
                  <w:rFonts w:ascii="Cambria Math" w:eastAsiaTheme="minorEastAsia" w:hAnsi="Arial" w:cs="Arial"/>
                  <w:sz w:val="24"/>
                  <w:szCs w:val="24"/>
                </w:rPr>
                <m:t xml:space="preserve"> </m:t>
              </m:r>
              <m:r>
                <w:rPr>
                  <w:rFonts w:ascii="Cambria Math" w:eastAsiaTheme="minorEastAsia" w:hAnsi="Cambria Math" w:cs="Arial"/>
                  <w:sz w:val="24"/>
                  <w:szCs w:val="24"/>
                </w:rPr>
                <m:t>vueltas</m:t>
              </m:r>
            </m:den>
          </m:f>
        </m:oMath>
      </m:oMathPara>
    </w:p>
    <w:p w:rsidR="0009126C" w:rsidRPr="003847C6" w:rsidRDefault="0009126C"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Unidad:</w:t>
      </w:r>
    </w:p>
    <w:p w:rsidR="0009126C" w:rsidRPr="003847C6" w:rsidRDefault="0009126C"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Segundo</w:t>
      </w:r>
    </w:p>
    <w:p w:rsidR="00182981" w:rsidRPr="003847C6" w:rsidRDefault="0018298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_______ </w:t>
      </w:r>
    </w:p>
    <w:p w:rsidR="00182981" w:rsidRPr="003847C6" w:rsidRDefault="00182981"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Velocidad lineal o tangencial</w:t>
      </w:r>
    </w:p>
    <w:p w:rsidR="00182981" w:rsidRPr="003847C6" w:rsidRDefault="00182981"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 xml:space="preserve">Descripción: </w:t>
      </w:r>
    </w:p>
    <w:p w:rsidR="00612E8E" w:rsidRPr="003847C6" w:rsidRDefault="0018298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La velocidad lineal de una partícula que describe un M.C.U es un vector tangente a la trayectoria. Su magnitud se obtiene, calculando el arco recorrido en la unidad de tiempo.</w:t>
      </w:r>
      <w:r w:rsidR="00612E8E" w:rsidRPr="003847C6">
        <w:rPr>
          <w:rFonts w:ascii="Arial" w:eastAsiaTheme="minorEastAsia" w:hAnsi="Arial" w:cs="Arial"/>
          <w:sz w:val="24"/>
          <w:szCs w:val="24"/>
        </w:rPr>
        <w:t xml:space="preserve"> </w:t>
      </w:r>
    </w:p>
    <w:p w:rsidR="00612E8E" w:rsidRPr="003847C6" w:rsidRDefault="00612E8E"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Símbolo:</w:t>
      </w:r>
    </w:p>
    <w:p w:rsidR="00612E8E" w:rsidRPr="003847C6" w:rsidRDefault="00FD61F4" w:rsidP="003847C6">
      <w:pPr>
        <w:tabs>
          <w:tab w:val="left" w:pos="1800"/>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t</m:t>
              </m:r>
            </m:sub>
          </m:sSub>
        </m:oMath>
      </m:oMathPara>
    </w:p>
    <w:p w:rsidR="00612E8E" w:rsidRPr="003847C6" w:rsidRDefault="00612E8E"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Ecuación:</w:t>
      </w:r>
    </w:p>
    <w:p w:rsidR="00612E8E" w:rsidRPr="003847C6" w:rsidRDefault="00FD61F4" w:rsidP="003847C6">
      <w:pPr>
        <w:tabs>
          <w:tab w:val="left" w:pos="1800"/>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t</m:t>
              </m:r>
            </m:sub>
          </m:sSub>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s</m:t>
              </m:r>
            </m:num>
            <m:den>
              <m:r>
                <w:rPr>
                  <w:rFonts w:ascii="Cambria Math" w:eastAsiaTheme="minorEastAsia" w:hAnsi="Cambria Math" w:cs="Arial"/>
                  <w:sz w:val="24"/>
                  <w:szCs w:val="24"/>
                </w:rPr>
                <m:t>t</m:t>
              </m:r>
            </m:den>
          </m:f>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Arial" w:cs="Arial"/>
                  <w:sz w:val="24"/>
                  <w:szCs w:val="24"/>
                </w:rPr>
                <m:t>2</m:t>
              </m:r>
              <m:r>
                <w:rPr>
                  <w:rFonts w:ascii="Cambria Math" w:eastAsiaTheme="minorEastAsia" w:hAnsi="Cambria Math" w:cs="Arial"/>
                  <w:sz w:val="24"/>
                  <w:szCs w:val="24"/>
                </w:rPr>
                <m:t>πr</m:t>
              </m:r>
            </m:num>
            <m:den>
              <m:r>
                <w:rPr>
                  <w:rFonts w:ascii="Cambria Math" w:eastAsiaTheme="minorEastAsia" w:hAnsi="Cambria Math" w:cs="Arial"/>
                  <w:sz w:val="24"/>
                  <w:szCs w:val="24"/>
                </w:rPr>
                <m:t>T</m:t>
              </m:r>
            </m:den>
          </m:f>
          <m:r>
            <w:rPr>
              <w:rFonts w:ascii="Cambria Math" w:eastAsiaTheme="minorEastAsia" w:hAnsi="Cambria Math" w:cs="Arial"/>
              <w:sz w:val="24"/>
              <w:szCs w:val="24"/>
            </w:rPr>
            <m:t>=ωr</m:t>
          </m:r>
        </m:oMath>
      </m:oMathPara>
    </w:p>
    <w:p w:rsidR="0009126C" w:rsidRPr="003847C6" w:rsidRDefault="0009126C"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Unidad:</w:t>
      </w:r>
    </w:p>
    <w:p w:rsidR="0009126C" w:rsidRPr="003847C6" w:rsidRDefault="0009126C"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m/s</w:t>
      </w:r>
    </w:p>
    <w:p w:rsidR="00612E8E" w:rsidRPr="003847C6" w:rsidRDefault="00612E8E"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_______ </w:t>
      </w:r>
    </w:p>
    <w:p w:rsidR="00612E8E" w:rsidRPr="003847C6" w:rsidRDefault="00612E8E" w:rsidP="003847C6">
      <w:pPr>
        <w:tabs>
          <w:tab w:val="left" w:pos="1800"/>
        </w:tabs>
        <w:jc w:val="both"/>
        <w:rPr>
          <w:rFonts w:ascii="Arial" w:eastAsiaTheme="minorEastAsia" w:hAnsi="Arial" w:cs="Arial"/>
          <w:sz w:val="24"/>
          <w:szCs w:val="24"/>
        </w:rPr>
      </w:pPr>
    </w:p>
    <w:p w:rsidR="00612E8E" w:rsidRPr="003847C6" w:rsidRDefault="00612E8E"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Velocidad angular</w:t>
      </w:r>
    </w:p>
    <w:p w:rsidR="00612E8E" w:rsidRPr="003847C6" w:rsidRDefault="00612E8E"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Descripción:</w:t>
      </w:r>
    </w:p>
    <w:p w:rsidR="00612E8E" w:rsidRPr="003847C6" w:rsidRDefault="00612E8E"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Es la razón del desplazamiento angular con el tiempo transcurrido.</w:t>
      </w:r>
    </w:p>
    <w:p w:rsidR="00612E8E" w:rsidRPr="003847C6" w:rsidRDefault="00612E8E"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Símbolo:</w:t>
      </w:r>
    </w:p>
    <w:p w:rsidR="00612E8E" w:rsidRPr="003847C6" w:rsidRDefault="00612E8E" w:rsidP="003847C6">
      <w:pPr>
        <w:tabs>
          <w:tab w:val="left" w:pos="1800"/>
        </w:tabs>
        <w:jc w:val="both"/>
        <w:rPr>
          <w:rFonts w:ascii="Arial" w:eastAsiaTheme="minorEastAsia" w:hAnsi="Arial" w:cs="Arial"/>
          <w:sz w:val="24"/>
          <w:szCs w:val="24"/>
        </w:rPr>
      </w:pPr>
      <m:oMath>
        <m:r>
          <w:rPr>
            <w:rFonts w:ascii="Cambria Math" w:eastAsiaTheme="minorEastAsia" w:hAnsi="Cambria Math" w:cs="Arial"/>
            <w:sz w:val="24"/>
            <w:szCs w:val="24"/>
          </w:rPr>
          <m:t>ω</m:t>
        </m:r>
      </m:oMath>
      <w:r w:rsidRPr="003847C6">
        <w:rPr>
          <w:rFonts w:ascii="Arial" w:eastAsiaTheme="minorEastAsia" w:hAnsi="Arial" w:cs="Arial"/>
          <w:sz w:val="24"/>
          <w:szCs w:val="24"/>
        </w:rPr>
        <w:t xml:space="preserve"> </w:t>
      </w:r>
    </w:p>
    <w:p w:rsidR="00612E8E" w:rsidRPr="003847C6" w:rsidRDefault="00612E8E"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Ecuación:</w:t>
      </w:r>
    </w:p>
    <w:p w:rsidR="00612E8E" w:rsidRPr="003847C6" w:rsidRDefault="00612E8E"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ω</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θ</m:t>
              </m:r>
            </m:num>
            <m:den>
              <m:r>
                <w:rPr>
                  <w:rFonts w:ascii="Cambria Math" w:eastAsiaTheme="minorEastAsia" w:hAnsi="Cambria Math" w:cs="Arial"/>
                  <w:sz w:val="24"/>
                  <w:szCs w:val="24"/>
                </w:rPr>
                <m:t>t</m:t>
              </m:r>
            </m:den>
          </m:f>
          <m:r>
            <w:rPr>
              <w:rFonts w:ascii="Cambria Math" w:eastAsiaTheme="minorEastAsia" w:hAnsi="Arial" w:cs="Arial"/>
              <w:sz w:val="24"/>
              <w:szCs w:val="24"/>
            </w:rPr>
            <m:t>=2</m:t>
          </m:r>
          <m:r>
            <w:rPr>
              <w:rFonts w:ascii="Cambria Math" w:eastAsiaTheme="minorEastAsia" w:hAnsi="Cambria Math" w:cs="Arial"/>
              <w:sz w:val="24"/>
              <w:szCs w:val="24"/>
            </w:rPr>
            <m:t>π</m:t>
          </m:r>
          <m:r>
            <w:rPr>
              <w:rFonts w:ascii="Cambria Math" w:eastAsiaTheme="minorEastAsia" w:hAnsi="Cambria Math" w:cs="Arial"/>
              <w:sz w:val="24"/>
              <w:szCs w:val="24"/>
            </w:rPr>
            <m:t>f</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Arial" w:cs="Arial"/>
                  <w:sz w:val="24"/>
                  <w:szCs w:val="24"/>
                </w:rPr>
                <m:t>2</m:t>
              </m:r>
              <m:r>
                <w:rPr>
                  <w:rFonts w:ascii="Cambria Math" w:eastAsiaTheme="minorEastAsia" w:hAnsi="Cambria Math" w:cs="Arial"/>
                  <w:sz w:val="24"/>
                  <w:szCs w:val="24"/>
                </w:rPr>
                <m:t>π</m:t>
              </m:r>
            </m:num>
            <m:den>
              <m:r>
                <w:rPr>
                  <w:rFonts w:ascii="Cambria Math" w:eastAsiaTheme="minorEastAsia" w:hAnsi="Cambria Math" w:cs="Arial"/>
                  <w:sz w:val="24"/>
                  <w:szCs w:val="24"/>
                </w:rPr>
                <m:t>T</m:t>
              </m:r>
            </m:den>
          </m:f>
        </m:oMath>
      </m:oMathPara>
    </w:p>
    <w:p w:rsidR="0009126C" w:rsidRPr="003847C6" w:rsidRDefault="0009126C"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Unidad:</w:t>
      </w:r>
    </w:p>
    <w:p w:rsidR="0009126C" w:rsidRPr="003847C6" w:rsidRDefault="0009126C"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Radianes por segundo</w:t>
      </w:r>
    </w:p>
    <w:p w:rsidR="0009126C" w:rsidRPr="003847C6" w:rsidRDefault="0009126C"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________ </w:t>
      </w:r>
    </w:p>
    <w:p w:rsidR="0009126C" w:rsidRPr="003847C6" w:rsidRDefault="0009126C"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Aceleración centrípeta</w:t>
      </w:r>
    </w:p>
    <w:p w:rsidR="0009126C" w:rsidRPr="003847C6" w:rsidRDefault="0009126C"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Descripción:</w:t>
      </w:r>
    </w:p>
    <w:p w:rsidR="0009126C" w:rsidRPr="003847C6" w:rsidRDefault="0009126C"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Es la razón de cambio de la velocidad, en la unidad de tiempo. El término centrípeta significa que la aceleración está siempre dirigida hacia el centro.</w:t>
      </w:r>
    </w:p>
    <w:p w:rsidR="0009126C" w:rsidRPr="003847C6" w:rsidRDefault="0009126C"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Símbolo:</w:t>
      </w:r>
    </w:p>
    <w:p w:rsidR="0009126C" w:rsidRPr="003847C6" w:rsidRDefault="00FD61F4" w:rsidP="003847C6">
      <w:pPr>
        <w:tabs>
          <w:tab w:val="left" w:pos="1800"/>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c</m:t>
              </m:r>
            </m:sub>
          </m:sSub>
        </m:oMath>
      </m:oMathPara>
    </w:p>
    <w:p w:rsidR="0009126C" w:rsidRPr="003847C6" w:rsidRDefault="0009126C"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Ecuación:</w:t>
      </w:r>
    </w:p>
    <w:p w:rsidR="0009126C" w:rsidRPr="003847C6" w:rsidRDefault="00FD61F4" w:rsidP="003847C6">
      <w:pPr>
        <w:tabs>
          <w:tab w:val="left" w:pos="1800"/>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c</m:t>
              </m:r>
            </m:sub>
          </m:sSub>
          <m:r>
            <w:rPr>
              <w:rFonts w:ascii="Cambria Math" w:eastAsiaTheme="minorEastAsia" w:hAnsi="Arial" w:cs="Arial"/>
              <w:sz w:val="24"/>
              <w:szCs w:val="24"/>
            </w:rPr>
            <m:t>=</m:t>
          </m:r>
          <m:f>
            <m:fPr>
              <m:ctrlPr>
                <w:rPr>
                  <w:rFonts w:ascii="Cambria Math" w:eastAsiaTheme="minorEastAsia" w:hAnsi="Arial" w:cs="Arial"/>
                  <w:i/>
                  <w:sz w:val="24"/>
                  <w:szCs w:val="24"/>
                </w:rPr>
              </m:ctrlPr>
            </m:fPr>
            <m:num>
              <m:sSup>
                <m:sSupPr>
                  <m:ctrlPr>
                    <w:rPr>
                      <w:rFonts w:ascii="Cambria Math" w:eastAsiaTheme="minorEastAsia" w:hAnsi="Arial" w:cs="Arial"/>
                      <w:i/>
                      <w:sz w:val="24"/>
                      <w:szCs w:val="24"/>
                    </w:rPr>
                  </m:ctrlPr>
                </m:sSupPr>
                <m:e>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t</m:t>
                      </m:r>
                    </m:sub>
                  </m:sSub>
                </m:e>
                <m:sup>
                  <m:r>
                    <w:rPr>
                      <w:rFonts w:ascii="Cambria Math" w:eastAsiaTheme="minorEastAsia" w:hAnsi="Arial" w:cs="Arial"/>
                      <w:sz w:val="24"/>
                      <w:szCs w:val="24"/>
                    </w:rPr>
                    <m:t>2</m:t>
                  </m:r>
                </m:sup>
              </m:sSup>
            </m:num>
            <m:den>
              <m:r>
                <w:rPr>
                  <w:rFonts w:ascii="Cambria Math" w:eastAsiaTheme="minorEastAsia" w:hAnsi="Cambria Math" w:cs="Arial"/>
                  <w:sz w:val="24"/>
                  <w:szCs w:val="24"/>
                </w:rPr>
                <m:t>r</m:t>
              </m:r>
            </m:den>
          </m:f>
        </m:oMath>
      </m:oMathPara>
    </w:p>
    <w:p w:rsidR="0009126C" w:rsidRPr="003847C6" w:rsidRDefault="0009126C" w:rsidP="003847C6">
      <w:pPr>
        <w:tabs>
          <w:tab w:val="left" w:pos="1800"/>
        </w:tabs>
        <w:jc w:val="both"/>
        <w:rPr>
          <w:rFonts w:ascii="Arial" w:eastAsiaTheme="minorEastAsia" w:hAnsi="Arial" w:cs="Arial"/>
          <w:b/>
          <w:color w:val="1F497D" w:themeColor="text2"/>
          <w:sz w:val="24"/>
          <w:szCs w:val="24"/>
        </w:rPr>
      </w:pPr>
      <w:r w:rsidRPr="003847C6">
        <w:rPr>
          <w:rFonts w:ascii="Arial" w:eastAsiaTheme="minorEastAsia" w:hAnsi="Arial" w:cs="Arial"/>
          <w:b/>
          <w:color w:val="1F497D" w:themeColor="text2"/>
          <w:sz w:val="24"/>
          <w:szCs w:val="24"/>
        </w:rPr>
        <w:t>Unidad:</w:t>
      </w:r>
    </w:p>
    <w:p w:rsidR="0009126C" w:rsidRPr="003847C6" w:rsidRDefault="0009126C"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 </w:t>
      </w:r>
      <m:oMath>
        <m:r>
          <w:rPr>
            <w:rFonts w:ascii="Cambria Math" w:eastAsiaTheme="minorEastAsia" w:hAnsi="Cambria Math" w:cs="Arial"/>
            <w:sz w:val="24"/>
            <w:szCs w:val="24"/>
          </w:rPr>
          <m:t>m</m:t>
        </m:r>
        <m:r>
          <w:rPr>
            <w:rFonts w:ascii="Cambria Math" w:eastAsiaTheme="minorEastAsia" w:hAnsi="Arial" w:cs="Arial"/>
            <w:sz w:val="24"/>
            <w:szCs w:val="24"/>
          </w:rPr>
          <m:t>/</m:t>
        </m:r>
        <m:sSup>
          <m:sSupPr>
            <m:ctrlPr>
              <w:rPr>
                <w:rFonts w:ascii="Cambria Math" w:eastAsiaTheme="minorEastAsia" w:hAnsi="Arial" w:cs="Arial"/>
                <w:i/>
                <w:sz w:val="24"/>
                <w:szCs w:val="24"/>
              </w:rPr>
            </m:ctrlPr>
          </m:sSupPr>
          <m:e>
            <m:r>
              <w:rPr>
                <w:rFonts w:ascii="Cambria Math" w:eastAsiaTheme="minorEastAsia" w:hAnsi="Cambria Math" w:cs="Arial"/>
                <w:sz w:val="24"/>
                <w:szCs w:val="24"/>
              </w:rPr>
              <m:t>s</m:t>
            </m:r>
          </m:e>
          <m:sup>
            <m:r>
              <w:rPr>
                <w:rFonts w:ascii="Cambria Math" w:eastAsiaTheme="minorEastAsia" w:hAnsi="Arial" w:cs="Arial"/>
                <w:sz w:val="24"/>
                <w:szCs w:val="24"/>
              </w:rPr>
              <m:t>2</m:t>
            </m:r>
          </m:sup>
        </m:sSup>
      </m:oMath>
    </w:p>
    <w:p w:rsidR="0009126C" w:rsidRPr="003847C6" w:rsidRDefault="00AD66C1"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CONVERSIÓN DE UNIDADES</w:t>
      </w:r>
    </w:p>
    <w:p w:rsidR="00AD66C1" w:rsidRPr="003847C6" w:rsidRDefault="00A30A52" w:rsidP="003847C6">
      <w:pPr>
        <w:pStyle w:val="Prrafodelista"/>
        <w:numPr>
          <w:ilvl w:val="0"/>
          <w:numId w:val="1"/>
        </w:num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Para convertir radianes un ángulo expresado en grados se debe realizar la siguiente división, obtenida de una regla de tres simple:</w:t>
      </w:r>
    </w:p>
    <w:p w:rsidR="00A30A52" w:rsidRPr="003847C6" w:rsidRDefault="00A30A52"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w:lastRenderedPageBreak/>
            <m:t>θ</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α</m:t>
              </m:r>
              <m:r>
                <w:rPr>
                  <w:rFonts w:ascii="Arial" w:eastAsiaTheme="minorEastAsia" w:hAnsi="Cambria Math" w:cs="Arial"/>
                  <w:sz w:val="24"/>
                  <w:szCs w:val="24"/>
                </w:rPr>
                <m:t>*</m:t>
              </m:r>
              <m:r>
                <w:rPr>
                  <w:rFonts w:ascii="Cambria Math" w:eastAsiaTheme="minorEastAsia" w:hAnsi="Cambria Math" w:cs="Arial"/>
                  <w:sz w:val="24"/>
                  <w:szCs w:val="24"/>
                </w:rPr>
                <m:t>π</m:t>
              </m:r>
            </m:num>
            <m:den>
              <m:r>
                <w:rPr>
                  <w:rFonts w:ascii="Cambria Math" w:eastAsiaTheme="minorEastAsia" w:hAnsi="Arial" w:cs="Arial"/>
                  <w:sz w:val="24"/>
                  <w:szCs w:val="24"/>
                </w:rPr>
                <m:t>180</m:t>
              </m:r>
              <m:r>
                <w:rPr>
                  <w:rFonts w:ascii="Cambria Math" w:eastAsiaTheme="minorEastAsia" w:hAnsi="Arial" w:cs="Arial"/>
                  <w:sz w:val="24"/>
                  <w:szCs w:val="24"/>
                </w:rPr>
                <m:t>°</m:t>
              </m:r>
            </m:den>
          </m:f>
        </m:oMath>
      </m:oMathPara>
    </w:p>
    <w:p w:rsidR="00A30A52" w:rsidRPr="003847C6" w:rsidRDefault="00013203" w:rsidP="003847C6">
      <w:pPr>
        <w:pStyle w:val="Prrafodelista"/>
        <w:numPr>
          <w:ilvl w:val="0"/>
          <w:numId w:val="1"/>
        </w:num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Para convertir grados</w:t>
      </w:r>
      <w:r w:rsidR="00A30A52" w:rsidRPr="003847C6">
        <w:rPr>
          <w:rFonts w:ascii="Arial" w:eastAsiaTheme="minorEastAsia" w:hAnsi="Arial" w:cs="Arial"/>
          <w:sz w:val="24"/>
          <w:szCs w:val="24"/>
        </w:rPr>
        <w:t xml:space="preserve"> un ángul</w:t>
      </w:r>
      <w:r w:rsidRPr="003847C6">
        <w:rPr>
          <w:rFonts w:ascii="Arial" w:eastAsiaTheme="minorEastAsia" w:hAnsi="Arial" w:cs="Arial"/>
          <w:sz w:val="24"/>
          <w:szCs w:val="24"/>
        </w:rPr>
        <w:t>o expresado en radianes</w:t>
      </w:r>
      <w:r w:rsidR="00A30A52" w:rsidRPr="003847C6">
        <w:rPr>
          <w:rFonts w:ascii="Arial" w:eastAsiaTheme="minorEastAsia" w:hAnsi="Arial" w:cs="Arial"/>
          <w:sz w:val="24"/>
          <w:szCs w:val="24"/>
        </w:rPr>
        <w:t xml:space="preserve"> se debe realizar la siguiente división, obtenida de una regla de tres simple:</w:t>
      </w:r>
    </w:p>
    <w:p w:rsidR="00A30A52" w:rsidRPr="003847C6" w:rsidRDefault="00013203"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α</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θ</m:t>
              </m:r>
              <m:r>
                <w:rPr>
                  <w:rFonts w:ascii="Arial" w:eastAsiaTheme="minorEastAsia" w:hAnsi="Cambria Math" w:cs="Arial"/>
                  <w:sz w:val="24"/>
                  <w:szCs w:val="24"/>
                </w:rPr>
                <m:t>*</m:t>
              </m:r>
              <m:r>
                <w:rPr>
                  <w:rFonts w:ascii="Cambria Math" w:eastAsiaTheme="minorEastAsia" w:hAnsi="Arial" w:cs="Arial"/>
                  <w:sz w:val="24"/>
                  <w:szCs w:val="24"/>
                </w:rPr>
                <m:t>180</m:t>
              </m:r>
              <m:r>
                <w:rPr>
                  <w:rFonts w:ascii="Cambria Math" w:eastAsiaTheme="minorEastAsia" w:hAnsi="Arial" w:cs="Arial"/>
                  <w:sz w:val="24"/>
                  <w:szCs w:val="24"/>
                </w:rPr>
                <m:t>°</m:t>
              </m:r>
            </m:num>
            <m:den>
              <m:r>
                <w:rPr>
                  <w:rFonts w:ascii="Cambria Math" w:eastAsiaTheme="minorEastAsia" w:hAnsi="Cambria Math" w:cs="Arial"/>
                  <w:sz w:val="24"/>
                  <w:szCs w:val="24"/>
                </w:rPr>
                <m:t>π</m:t>
              </m:r>
            </m:den>
          </m:f>
        </m:oMath>
      </m:oMathPara>
    </w:p>
    <w:p w:rsidR="00A30A52" w:rsidRPr="003847C6" w:rsidRDefault="00A30A5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Donde </w:t>
      </w:r>
      <m:oMath>
        <m:r>
          <w:rPr>
            <w:rFonts w:ascii="Cambria Math" w:eastAsiaTheme="minorEastAsia" w:hAnsi="Cambria Math" w:cs="Arial"/>
            <w:sz w:val="24"/>
            <w:szCs w:val="24"/>
          </w:rPr>
          <m:t>α</m:t>
        </m:r>
      </m:oMath>
      <w:r w:rsidRPr="003847C6">
        <w:rPr>
          <w:rFonts w:ascii="Arial" w:eastAsiaTheme="minorEastAsia" w:hAnsi="Arial" w:cs="Arial"/>
          <w:sz w:val="24"/>
          <w:szCs w:val="24"/>
        </w:rPr>
        <w:t xml:space="preserve"> es el ángulo expresado en grados</w:t>
      </w:r>
      <w:r w:rsidR="00013203" w:rsidRPr="003847C6">
        <w:rPr>
          <w:rFonts w:ascii="Arial" w:eastAsiaTheme="minorEastAsia" w:hAnsi="Arial" w:cs="Arial"/>
          <w:sz w:val="24"/>
          <w:szCs w:val="24"/>
        </w:rPr>
        <w:t xml:space="preserve"> y </w:t>
      </w:r>
      <m:oMath>
        <m:r>
          <w:rPr>
            <w:rFonts w:ascii="Cambria Math" w:eastAsiaTheme="minorEastAsia" w:hAnsi="Cambria Math" w:cs="Arial"/>
            <w:sz w:val="24"/>
            <w:szCs w:val="24"/>
          </w:rPr>
          <m:t>θ</m:t>
        </m:r>
      </m:oMath>
      <w:r w:rsidR="00013203" w:rsidRPr="003847C6">
        <w:rPr>
          <w:rFonts w:ascii="Arial" w:eastAsiaTheme="minorEastAsia" w:hAnsi="Arial" w:cs="Arial"/>
          <w:sz w:val="24"/>
          <w:szCs w:val="24"/>
        </w:rPr>
        <w:t xml:space="preserve"> es ángulo expresado en radianes</w:t>
      </w:r>
      <w:r w:rsidRPr="003847C6">
        <w:rPr>
          <w:rFonts w:ascii="Arial" w:eastAsiaTheme="minorEastAsia" w:hAnsi="Arial" w:cs="Arial"/>
          <w:sz w:val="24"/>
          <w:szCs w:val="24"/>
        </w:rPr>
        <w:t>.</w:t>
      </w:r>
    </w:p>
    <w:p w:rsidR="00A30A52" w:rsidRPr="003847C6" w:rsidRDefault="002135A8"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1 rev=360</w:t>
      </w:r>
      <m:oMath>
        <m:r>
          <w:rPr>
            <w:rFonts w:ascii="Cambria Math" w:eastAsiaTheme="minorEastAsia" w:hAnsi="Arial" w:cs="Arial"/>
            <w:sz w:val="24"/>
            <w:szCs w:val="24"/>
          </w:rPr>
          <m:t>°</m:t>
        </m:r>
      </m:oMath>
    </w:p>
    <w:p w:rsidR="002135A8" w:rsidRPr="003847C6" w:rsidRDefault="002135A8" w:rsidP="003847C6">
      <w:pPr>
        <w:tabs>
          <w:tab w:val="left" w:pos="1800"/>
        </w:tabs>
        <w:jc w:val="both"/>
        <w:rPr>
          <w:rFonts w:ascii="Arial" w:eastAsiaTheme="minorEastAsia" w:hAnsi="Arial" w:cs="Arial"/>
          <w:sz w:val="24"/>
          <w:szCs w:val="24"/>
        </w:rPr>
      </w:pPr>
    </w:p>
    <w:p w:rsidR="002135A8" w:rsidRPr="003847C6" w:rsidRDefault="002135A8" w:rsidP="003847C6">
      <w:pPr>
        <w:tabs>
          <w:tab w:val="left" w:pos="1800"/>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Ejemplo 1</w:t>
      </w:r>
    </w:p>
    <w:p w:rsidR="009044CE" w:rsidRPr="003847C6" w:rsidRDefault="002135A8"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Calcúlese la velocidad angular media de un disco de larga duración (33 rpm)</w:t>
      </w:r>
      <w:r w:rsidR="00C9779A" w:rsidRPr="003847C6">
        <w:rPr>
          <w:rFonts w:ascii="Arial" w:eastAsiaTheme="minorEastAsia" w:hAnsi="Arial" w:cs="Arial"/>
          <w:sz w:val="24"/>
          <w:szCs w:val="24"/>
        </w:rPr>
        <w:t>.</w:t>
      </w:r>
    </w:p>
    <w:p w:rsidR="00C9779A" w:rsidRPr="003847C6" w:rsidRDefault="00C9779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Solución:</w:t>
      </w:r>
    </w:p>
    <w:p w:rsidR="00C9779A" w:rsidRPr="003847C6" w:rsidRDefault="00C9779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Datos suministrados en el enunciado:</w:t>
      </w:r>
    </w:p>
    <w:p w:rsidR="00C9779A" w:rsidRPr="003847C6" w:rsidRDefault="00C9779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Frecuencia de rotación, es decir, el número de vueltas, que está dado por la unidad rpm, que indica que el disco da 33 vueltas cada minuto.</w:t>
      </w:r>
    </w:p>
    <w:p w:rsidR="00C9779A" w:rsidRPr="003847C6" w:rsidRDefault="00C9779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Número de vueltas por minuto: 33 rpm</w:t>
      </w:r>
    </w:p>
    <w:p w:rsidR="00C9779A" w:rsidRPr="003847C6" w:rsidRDefault="00C9779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Se aplica la siguiente ecuación:</w:t>
      </w:r>
    </w:p>
    <w:p w:rsidR="00C9779A" w:rsidRPr="003847C6" w:rsidRDefault="00C9779A"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f</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n</m:t>
              </m:r>
              <m:r>
                <w:rPr>
                  <w:rFonts w:ascii="Arial" w:eastAsiaTheme="minorEastAsia" w:hAnsi="Arial" w:cs="Arial"/>
                  <w:sz w:val="24"/>
                  <w:szCs w:val="24"/>
                </w:rPr>
                <m:t>ú</m:t>
              </m:r>
              <m:r>
                <w:rPr>
                  <w:rFonts w:ascii="Cambria Math" w:eastAsiaTheme="minorEastAsia" w:hAnsi="Cambria Math" w:cs="Arial"/>
                  <w:sz w:val="24"/>
                  <w:szCs w:val="24"/>
                </w:rPr>
                <m:t>mero</m:t>
              </m:r>
              <m:r>
                <w:rPr>
                  <w:rFonts w:ascii="Cambria Math" w:eastAsiaTheme="minorEastAsia" w:hAnsi="Arial" w:cs="Arial"/>
                  <w:sz w:val="24"/>
                  <w:szCs w:val="24"/>
                </w:rPr>
                <m:t xml:space="preserve"> </m:t>
              </m:r>
              <m:r>
                <w:rPr>
                  <w:rFonts w:ascii="Cambria Math" w:eastAsiaTheme="minorEastAsia" w:hAnsi="Cambria Math" w:cs="Arial"/>
                  <w:sz w:val="24"/>
                  <w:szCs w:val="24"/>
                </w:rPr>
                <m:t>de</m:t>
              </m:r>
              <m:r>
                <w:rPr>
                  <w:rFonts w:ascii="Cambria Math" w:eastAsiaTheme="minorEastAsia" w:hAnsi="Arial" w:cs="Arial"/>
                  <w:sz w:val="24"/>
                  <w:szCs w:val="24"/>
                </w:rPr>
                <m:t xml:space="preserve"> </m:t>
              </m:r>
              <m:r>
                <w:rPr>
                  <w:rFonts w:ascii="Cambria Math" w:eastAsiaTheme="minorEastAsia" w:hAnsi="Cambria Math" w:cs="Arial"/>
                  <w:sz w:val="24"/>
                  <w:szCs w:val="24"/>
                </w:rPr>
                <m:t>vueltas</m:t>
              </m:r>
            </m:num>
            <m:den>
              <m:r>
                <w:rPr>
                  <w:rFonts w:ascii="Cambria Math" w:eastAsiaTheme="minorEastAsia" w:hAnsi="Cambria Math" w:cs="Arial"/>
                  <w:sz w:val="24"/>
                  <w:szCs w:val="24"/>
                </w:rPr>
                <m:t>tiempo</m:t>
              </m:r>
              <m:r>
                <w:rPr>
                  <w:rFonts w:ascii="Cambria Math" w:eastAsiaTheme="minorEastAsia" w:hAnsi="Arial" w:cs="Arial"/>
                  <w:sz w:val="24"/>
                  <w:szCs w:val="24"/>
                </w:rPr>
                <m:t xml:space="preserve"> </m:t>
              </m:r>
              <m:r>
                <w:rPr>
                  <w:rFonts w:ascii="Cambria Math" w:eastAsiaTheme="minorEastAsia" w:hAnsi="Cambria Math" w:cs="Arial"/>
                  <w:sz w:val="24"/>
                  <w:szCs w:val="24"/>
                </w:rPr>
                <m:t>empleado</m:t>
              </m:r>
            </m:den>
          </m:f>
        </m:oMath>
      </m:oMathPara>
    </w:p>
    <w:p w:rsidR="00C9779A" w:rsidRPr="003847C6" w:rsidRDefault="00C9779A"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f</m:t>
          </m:r>
          <m:r>
            <w:rPr>
              <w:rFonts w:ascii="Cambria Math" w:eastAsiaTheme="minorEastAsia" w:hAnsi="Arial" w:cs="Arial"/>
              <w:sz w:val="24"/>
              <w:szCs w:val="24"/>
            </w:rPr>
            <m:t>=</m:t>
          </m:r>
          <m:d>
            <m:dPr>
              <m:ctrlPr>
                <w:rPr>
                  <w:rFonts w:ascii="Cambria Math" w:eastAsiaTheme="minorEastAsia" w:hAnsi="Arial" w:cs="Arial"/>
                  <w:i/>
                  <w:sz w:val="24"/>
                  <w:szCs w:val="24"/>
                </w:rPr>
              </m:ctrlPr>
            </m:dPr>
            <m:e>
              <m:f>
                <m:fPr>
                  <m:ctrlPr>
                    <w:rPr>
                      <w:rFonts w:ascii="Cambria Math" w:eastAsiaTheme="minorEastAsia" w:hAnsi="Arial" w:cs="Arial"/>
                      <w:i/>
                      <w:sz w:val="24"/>
                      <w:szCs w:val="24"/>
                    </w:rPr>
                  </m:ctrlPr>
                </m:fPr>
                <m:num>
                  <m:r>
                    <w:rPr>
                      <w:rFonts w:ascii="Cambria Math" w:eastAsiaTheme="minorEastAsia" w:hAnsi="Arial" w:cs="Arial"/>
                      <w:sz w:val="24"/>
                      <w:szCs w:val="24"/>
                    </w:rPr>
                    <m:t>33 rev</m:t>
                  </m:r>
                </m:num>
                <m:den>
                  <m:r>
                    <w:rPr>
                      <w:rFonts w:ascii="Cambria Math" w:eastAsiaTheme="minorEastAsia" w:hAnsi="Arial" w:cs="Arial"/>
                      <w:sz w:val="24"/>
                      <w:szCs w:val="24"/>
                    </w:rPr>
                    <m:t>min</m:t>
                  </m:r>
                </m:den>
              </m:f>
            </m:e>
          </m:d>
          <m:d>
            <m:dPr>
              <m:ctrlPr>
                <w:rPr>
                  <w:rFonts w:ascii="Cambria Math" w:eastAsiaTheme="minorEastAsia" w:hAnsi="Arial" w:cs="Arial"/>
                  <w:i/>
                  <w:sz w:val="24"/>
                  <w:szCs w:val="24"/>
                </w:rPr>
              </m:ctrlPr>
            </m:dPr>
            <m:e>
              <m:f>
                <m:fPr>
                  <m:ctrlPr>
                    <w:rPr>
                      <w:rFonts w:ascii="Cambria Math" w:eastAsiaTheme="minorEastAsia" w:hAnsi="Arial" w:cs="Arial"/>
                      <w:i/>
                      <w:sz w:val="24"/>
                      <w:szCs w:val="24"/>
                    </w:rPr>
                  </m:ctrlPr>
                </m:fPr>
                <m:num>
                  <m:r>
                    <w:rPr>
                      <w:rFonts w:ascii="Cambria Math" w:eastAsiaTheme="minorEastAsia" w:hAnsi="Arial" w:cs="Arial"/>
                      <w:sz w:val="24"/>
                      <w:szCs w:val="24"/>
                    </w:rPr>
                    <m:t>1 min</m:t>
                  </m:r>
                </m:num>
                <m:den>
                  <m:r>
                    <w:rPr>
                      <w:rFonts w:ascii="Cambria Math" w:eastAsiaTheme="minorEastAsia" w:hAnsi="Arial" w:cs="Arial"/>
                      <w:sz w:val="24"/>
                      <w:szCs w:val="24"/>
                    </w:rPr>
                    <m:t>60 seg</m:t>
                  </m:r>
                </m:den>
              </m:f>
            </m:e>
          </m:d>
          <m:r>
            <w:rPr>
              <w:rFonts w:ascii="Cambria Math" w:eastAsiaTheme="minorEastAsia" w:hAnsi="Arial" w:cs="Arial"/>
              <w:sz w:val="24"/>
              <w:szCs w:val="24"/>
            </w:rPr>
            <m:t>=0.55 rev/s</m:t>
          </m:r>
        </m:oMath>
      </m:oMathPara>
    </w:p>
    <w:p w:rsidR="00C9779A" w:rsidRDefault="00C9779A" w:rsidP="003847C6">
      <w:pPr>
        <w:tabs>
          <w:tab w:val="left" w:pos="1800"/>
        </w:tabs>
        <w:jc w:val="both"/>
        <w:rPr>
          <w:rFonts w:ascii="Arial" w:eastAsiaTheme="minorEastAsia" w:hAnsi="Arial" w:cs="Arial"/>
          <w:sz w:val="24"/>
          <w:szCs w:val="24"/>
        </w:rPr>
      </w:pPr>
    </w:p>
    <w:p w:rsidR="00221A42" w:rsidRPr="00221A42" w:rsidRDefault="00221A42" w:rsidP="003847C6">
      <w:pPr>
        <w:tabs>
          <w:tab w:val="left" w:pos="1800"/>
        </w:tabs>
        <w:jc w:val="both"/>
        <w:rPr>
          <w:rFonts w:ascii="Arial" w:eastAsiaTheme="minorEastAsia" w:hAnsi="Arial" w:cs="Arial"/>
          <w:b/>
          <w:color w:val="C00000"/>
          <w:sz w:val="24"/>
          <w:szCs w:val="24"/>
        </w:rPr>
      </w:pPr>
      <w:r w:rsidRPr="00221A42">
        <w:rPr>
          <w:rFonts w:ascii="Arial" w:eastAsiaTheme="minorEastAsia" w:hAnsi="Arial" w:cs="Arial"/>
          <w:b/>
          <w:color w:val="C00000"/>
          <w:sz w:val="24"/>
          <w:szCs w:val="24"/>
        </w:rPr>
        <w:t>Ejemplo 2</w:t>
      </w:r>
    </w:p>
    <w:p w:rsidR="00221A42" w:rsidRDefault="00221A42" w:rsidP="00221A42">
      <w:pPr>
        <w:tabs>
          <w:tab w:val="left" w:pos="1800"/>
        </w:tabs>
        <w:jc w:val="both"/>
        <w:rPr>
          <w:rFonts w:ascii="Arial" w:eastAsiaTheme="minorEastAsia" w:hAnsi="Arial" w:cs="Arial"/>
          <w:sz w:val="24"/>
          <w:szCs w:val="24"/>
        </w:rPr>
      </w:pPr>
      <w:r w:rsidRPr="00221A42">
        <w:rPr>
          <w:rFonts w:ascii="Arial" w:eastAsiaTheme="minorEastAsia" w:hAnsi="Arial" w:cs="Arial"/>
          <w:sz w:val="24"/>
          <w:szCs w:val="24"/>
        </w:rPr>
        <w:t xml:space="preserve">Suponiendo que la órbita de la </w:t>
      </w:r>
      <w:r w:rsidRPr="00221A42">
        <w:rPr>
          <w:rFonts w:ascii="Arial" w:eastAsiaTheme="minorEastAsia" w:hAnsi="Arial" w:cs="Arial"/>
          <w:bCs/>
          <w:sz w:val="24"/>
          <w:szCs w:val="24"/>
        </w:rPr>
        <w:t>tierra</w:t>
      </w:r>
      <w:r w:rsidRPr="00221A42">
        <w:rPr>
          <w:rFonts w:ascii="Arial" w:eastAsiaTheme="minorEastAsia" w:hAnsi="Arial" w:cs="Arial"/>
          <w:sz w:val="24"/>
          <w:szCs w:val="24"/>
        </w:rPr>
        <w:t xml:space="preserve"> en su giro alrededor del sol fuera un círculo de </w:t>
      </w:r>
      <w:r w:rsidRPr="00221A42">
        <w:rPr>
          <w:rFonts w:ascii="Arial" w:eastAsiaTheme="minorEastAsia" w:hAnsi="Arial" w:cs="Arial"/>
          <w:bCs/>
          <w:sz w:val="24"/>
          <w:szCs w:val="24"/>
        </w:rPr>
        <w:t>radio</w:t>
      </w:r>
      <w:r w:rsidRPr="00221A42">
        <w:rPr>
          <w:rFonts w:ascii="Arial" w:eastAsiaTheme="minorEastAsia" w:hAnsi="Arial" w:cs="Arial"/>
          <w:sz w:val="24"/>
          <w:szCs w:val="24"/>
        </w:rPr>
        <w:t xml:space="preserve"> de 150 millones de km, ¿cuál es la magnitud de la </w:t>
      </w:r>
      <w:r w:rsidRPr="00221A42">
        <w:rPr>
          <w:rFonts w:ascii="Arial" w:eastAsiaTheme="minorEastAsia" w:hAnsi="Arial" w:cs="Arial"/>
          <w:bCs/>
          <w:sz w:val="24"/>
          <w:szCs w:val="24"/>
        </w:rPr>
        <w:t>velocidad</w:t>
      </w:r>
      <w:r w:rsidRPr="00221A42">
        <w:rPr>
          <w:rFonts w:ascii="Arial" w:eastAsiaTheme="minorEastAsia" w:hAnsi="Arial" w:cs="Arial"/>
          <w:sz w:val="24"/>
          <w:szCs w:val="24"/>
        </w:rPr>
        <w:t xml:space="preserve"> </w:t>
      </w:r>
      <w:r w:rsidRPr="00221A42">
        <w:rPr>
          <w:rFonts w:ascii="Arial" w:eastAsiaTheme="minorEastAsia" w:hAnsi="Arial" w:cs="Arial"/>
          <w:bCs/>
          <w:sz w:val="24"/>
          <w:szCs w:val="24"/>
        </w:rPr>
        <w:t>tangencial</w:t>
      </w:r>
      <w:r w:rsidRPr="00221A42">
        <w:rPr>
          <w:rFonts w:ascii="Arial" w:eastAsiaTheme="minorEastAsia" w:hAnsi="Arial" w:cs="Arial"/>
          <w:sz w:val="24"/>
          <w:szCs w:val="24"/>
        </w:rPr>
        <w:t xml:space="preserve"> y </w:t>
      </w:r>
      <w:r w:rsidRPr="00221A42">
        <w:rPr>
          <w:rFonts w:ascii="Arial" w:eastAsiaTheme="minorEastAsia" w:hAnsi="Arial" w:cs="Arial"/>
          <w:bCs/>
          <w:sz w:val="24"/>
          <w:szCs w:val="24"/>
        </w:rPr>
        <w:t>aceleraci</w:t>
      </w:r>
      <w:r w:rsidRPr="00221A42">
        <w:rPr>
          <w:rFonts w:ascii="Arial" w:eastAsiaTheme="minorEastAsia" w:hAnsi="Arial" w:cs="Arial"/>
          <w:sz w:val="24"/>
          <w:szCs w:val="24"/>
        </w:rPr>
        <w:t xml:space="preserve">ón </w:t>
      </w:r>
      <w:r w:rsidRPr="00221A42">
        <w:rPr>
          <w:rFonts w:ascii="Arial" w:eastAsiaTheme="minorEastAsia" w:hAnsi="Arial" w:cs="Arial"/>
          <w:bCs/>
          <w:sz w:val="24"/>
          <w:szCs w:val="24"/>
        </w:rPr>
        <w:t>centr</w:t>
      </w:r>
      <w:r w:rsidRPr="00221A42">
        <w:rPr>
          <w:rFonts w:ascii="Arial" w:eastAsiaTheme="minorEastAsia" w:hAnsi="Arial" w:cs="Arial"/>
          <w:sz w:val="24"/>
          <w:szCs w:val="24"/>
        </w:rPr>
        <w:t xml:space="preserve">ípeta con que se mueve la </w:t>
      </w:r>
      <w:r w:rsidRPr="00221A42">
        <w:rPr>
          <w:rFonts w:ascii="Arial" w:eastAsiaTheme="minorEastAsia" w:hAnsi="Arial" w:cs="Arial"/>
          <w:bCs/>
          <w:sz w:val="24"/>
          <w:szCs w:val="24"/>
        </w:rPr>
        <w:t>tierra</w:t>
      </w:r>
      <w:r w:rsidRPr="00221A42">
        <w:rPr>
          <w:rFonts w:ascii="Arial" w:eastAsiaTheme="minorEastAsia" w:hAnsi="Arial" w:cs="Arial"/>
          <w:sz w:val="24"/>
          <w:szCs w:val="24"/>
        </w:rPr>
        <w:t>?</w:t>
      </w:r>
      <w:r w:rsidRPr="00221A42">
        <w:rPr>
          <w:rFonts w:ascii="Arial" w:eastAsiaTheme="minorEastAsia" w:hAnsi="Arial" w:cs="Arial"/>
          <w:sz w:val="24"/>
          <w:szCs w:val="24"/>
        </w:rPr>
        <w:br/>
      </w:r>
    </w:p>
    <w:p w:rsidR="00221A42" w:rsidRDefault="00221A42" w:rsidP="00221A42">
      <w:pPr>
        <w:tabs>
          <w:tab w:val="left" w:pos="1800"/>
        </w:tabs>
        <w:jc w:val="both"/>
        <w:rPr>
          <w:rFonts w:ascii="Arial" w:eastAsiaTheme="minorEastAsia" w:hAnsi="Arial" w:cs="Arial"/>
          <w:sz w:val="24"/>
          <w:szCs w:val="24"/>
        </w:rPr>
      </w:pPr>
      <w:r>
        <w:rPr>
          <w:rFonts w:ascii="Arial" w:eastAsiaTheme="minorEastAsia" w:hAnsi="Arial" w:cs="Arial"/>
          <w:sz w:val="24"/>
          <w:szCs w:val="24"/>
        </w:rPr>
        <w:t>Solución:</w:t>
      </w:r>
    </w:p>
    <w:p w:rsidR="00221A42" w:rsidRDefault="00221A42" w:rsidP="00221A42">
      <w:pPr>
        <w:tabs>
          <w:tab w:val="left" w:pos="1800"/>
        </w:tabs>
        <w:jc w:val="both"/>
        <w:rPr>
          <w:rFonts w:ascii="Arial" w:eastAsiaTheme="minorEastAsia" w:hAnsi="Arial" w:cs="Arial"/>
          <w:sz w:val="24"/>
          <w:szCs w:val="24"/>
        </w:rPr>
      </w:pPr>
      <w:r w:rsidRPr="00221A42">
        <w:rPr>
          <w:rFonts w:ascii="Arial" w:eastAsiaTheme="minorEastAsia" w:hAnsi="Arial" w:cs="Arial"/>
          <w:sz w:val="24"/>
          <w:szCs w:val="24"/>
        </w:rPr>
        <w:lastRenderedPageBreak/>
        <w:t xml:space="preserve">La </w:t>
      </w:r>
      <w:r w:rsidRPr="00221A42">
        <w:rPr>
          <w:rFonts w:ascii="Arial" w:eastAsiaTheme="minorEastAsia" w:hAnsi="Arial" w:cs="Arial"/>
          <w:bCs/>
          <w:sz w:val="24"/>
          <w:szCs w:val="24"/>
        </w:rPr>
        <w:t>tierra</w:t>
      </w:r>
      <w:r w:rsidRPr="00221A42">
        <w:rPr>
          <w:rFonts w:ascii="Arial" w:eastAsiaTheme="minorEastAsia" w:hAnsi="Arial" w:cs="Arial"/>
          <w:sz w:val="24"/>
          <w:szCs w:val="24"/>
        </w:rPr>
        <w:t xml:space="preserve"> da la vuelta en 365 días alrededor del sol, en</w:t>
      </w:r>
      <w:r>
        <w:rPr>
          <w:rFonts w:ascii="Arial" w:eastAsiaTheme="minorEastAsia" w:hAnsi="Arial" w:cs="Arial"/>
          <w:sz w:val="24"/>
          <w:szCs w:val="24"/>
        </w:rPr>
        <w:t>tonces:</w:t>
      </w:r>
      <w:r>
        <w:rPr>
          <w:rFonts w:ascii="Arial" w:eastAsiaTheme="minorEastAsia" w:hAnsi="Arial" w:cs="Arial"/>
          <w:sz w:val="24"/>
          <w:szCs w:val="24"/>
        </w:rPr>
        <w:br/>
        <w:t xml:space="preserve">365 días = 31536000 s </w:t>
      </w:r>
    </w:p>
    <w:p w:rsidR="009F38DA" w:rsidRDefault="009F38DA" w:rsidP="00221A42">
      <w:pPr>
        <w:tabs>
          <w:tab w:val="left" w:pos="1800"/>
        </w:tabs>
        <w:jc w:val="both"/>
        <w:rPr>
          <w:rFonts w:ascii="Arial" w:eastAsiaTheme="minorEastAsia" w:hAnsi="Arial" w:cs="Arial"/>
          <w:sz w:val="24"/>
          <w:szCs w:val="24"/>
        </w:rPr>
      </w:pPr>
      <w:r>
        <w:rPr>
          <w:rFonts w:ascii="Arial" w:eastAsiaTheme="minorEastAsia" w:hAnsi="Arial" w:cs="Arial"/>
          <w:sz w:val="24"/>
          <w:szCs w:val="24"/>
        </w:rPr>
        <w:t xml:space="preserve">El radio de la tierra es </w:t>
      </w:r>
      <w:r w:rsidR="0024006E">
        <w:rPr>
          <w:rFonts w:ascii="Arial" w:eastAsiaTheme="minorEastAsia" w:hAnsi="Arial" w:cs="Arial"/>
          <w:sz w:val="24"/>
          <w:szCs w:val="24"/>
        </w:rPr>
        <w:t xml:space="preserve">1.5 x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10</m:t>
            </m:r>
          </m:e>
          <m:sup>
            <m:r>
              <w:rPr>
                <w:rFonts w:ascii="Cambria Math" w:eastAsiaTheme="minorEastAsia" w:hAnsi="Cambria Math" w:cs="Arial"/>
                <w:sz w:val="24"/>
                <w:szCs w:val="24"/>
              </w:rPr>
              <m:t>8</m:t>
            </m:r>
          </m:sup>
        </m:sSup>
      </m:oMath>
      <w:r w:rsidR="0024006E">
        <w:rPr>
          <w:rFonts w:ascii="Arial" w:eastAsiaTheme="minorEastAsia" w:hAnsi="Arial" w:cs="Arial"/>
          <w:sz w:val="24"/>
          <w:szCs w:val="24"/>
        </w:rPr>
        <w:t xml:space="preserve"> Km.</w:t>
      </w:r>
    </w:p>
    <w:p w:rsidR="009F38DA" w:rsidRDefault="00221A42" w:rsidP="00221A42">
      <w:pPr>
        <w:tabs>
          <w:tab w:val="left" w:pos="1800"/>
        </w:tabs>
        <w:jc w:val="both"/>
        <w:rPr>
          <w:rFonts w:ascii="Arial" w:eastAsiaTheme="minorEastAsia" w:hAnsi="Arial" w:cs="Arial"/>
          <w:sz w:val="24"/>
          <w:szCs w:val="24"/>
        </w:rPr>
      </w:pPr>
      <w:r w:rsidRPr="00221A42">
        <w:rPr>
          <w:rFonts w:ascii="Arial" w:eastAsiaTheme="minorEastAsia" w:hAnsi="Arial" w:cs="Arial"/>
          <w:sz w:val="24"/>
          <w:szCs w:val="24"/>
        </w:rPr>
        <w:t>El á</w:t>
      </w:r>
      <w:r w:rsidRPr="00221A42">
        <w:rPr>
          <w:rFonts w:ascii="Arial" w:eastAsiaTheme="minorEastAsia" w:hAnsi="Arial" w:cs="Arial"/>
          <w:bCs/>
          <w:sz w:val="24"/>
          <w:szCs w:val="24"/>
        </w:rPr>
        <w:t>ngulo</w:t>
      </w:r>
      <w:r w:rsidRPr="00221A42">
        <w:rPr>
          <w:rFonts w:ascii="Arial" w:eastAsiaTheme="minorEastAsia" w:hAnsi="Arial" w:cs="Arial"/>
          <w:sz w:val="24"/>
          <w:szCs w:val="24"/>
        </w:rPr>
        <w:t xml:space="preserve"> al que gira la </w:t>
      </w:r>
      <w:r w:rsidRPr="00221A42">
        <w:rPr>
          <w:rFonts w:ascii="Arial" w:eastAsiaTheme="minorEastAsia" w:hAnsi="Arial" w:cs="Arial"/>
          <w:bCs/>
          <w:sz w:val="24"/>
          <w:szCs w:val="24"/>
        </w:rPr>
        <w:t>tierra</w:t>
      </w:r>
      <w:r w:rsidRPr="00221A42">
        <w:rPr>
          <w:rFonts w:ascii="Arial" w:eastAsiaTheme="minorEastAsia" w:hAnsi="Arial" w:cs="Arial"/>
          <w:sz w:val="24"/>
          <w:szCs w:val="24"/>
        </w:rPr>
        <w:t xml:space="preserve"> en este intervalo es, en radianes </w:t>
      </w:r>
      <w:r w:rsidRPr="00221A42">
        <w:rPr>
          <w:rFonts w:ascii="Arial" w:eastAsiaTheme="minorEastAsia" w:hAnsi="Arial" w:cs="Arial"/>
          <w:bCs/>
          <w:sz w:val="24"/>
          <w:szCs w:val="24"/>
        </w:rPr>
        <w:t>igual</w:t>
      </w:r>
      <w:r w:rsidR="009F38DA">
        <w:rPr>
          <w:rFonts w:ascii="Arial" w:eastAsiaTheme="minorEastAsia" w:hAnsi="Arial" w:cs="Arial"/>
          <w:sz w:val="24"/>
          <w:szCs w:val="24"/>
        </w:rPr>
        <w:t xml:space="preserve"> a </w:t>
      </w:r>
      <m:oMath>
        <m:r>
          <w:rPr>
            <w:rFonts w:ascii="Cambria Math" w:eastAsiaTheme="minorEastAsia" w:hAnsi="Cambria Math" w:cs="Arial"/>
            <w:sz w:val="24"/>
            <w:szCs w:val="24"/>
          </w:rPr>
          <m:t>2π</m:t>
        </m:r>
      </m:oMath>
      <w:r w:rsidRPr="00221A42">
        <w:rPr>
          <w:rFonts w:ascii="Arial" w:eastAsiaTheme="minorEastAsia" w:hAnsi="Arial" w:cs="Arial"/>
          <w:sz w:val="24"/>
          <w:szCs w:val="24"/>
        </w:rPr>
        <w:t xml:space="preserve">. </w:t>
      </w:r>
      <w:r w:rsidR="009F38DA">
        <w:rPr>
          <w:rFonts w:ascii="Arial" w:eastAsiaTheme="minorEastAsia" w:hAnsi="Arial" w:cs="Arial"/>
          <w:sz w:val="24"/>
          <w:szCs w:val="24"/>
        </w:rPr>
        <w:t>El periodo (T) es el tiempo que tarda en dar una vuelta alrededor del sol: 31536000 s.</w:t>
      </w:r>
    </w:p>
    <w:p w:rsidR="009F38DA" w:rsidRDefault="009F38DA" w:rsidP="00221A42">
      <w:pPr>
        <w:tabs>
          <w:tab w:val="left" w:pos="1800"/>
        </w:tabs>
        <w:jc w:val="both"/>
        <w:rPr>
          <w:rFonts w:ascii="Arial" w:eastAsiaTheme="minorEastAsia" w:hAnsi="Arial" w:cs="Arial"/>
          <w:sz w:val="24"/>
          <w:szCs w:val="24"/>
        </w:rPr>
      </w:pPr>
      <w:r>
        <w:rPr>
          <w:rFonts w:ascii="Arial" w:eastAsiaTheme="minorEastAsia" w:hAnsi="Arial" w:cs="Arial"/>
          <w:sz w:val="24"/>
          <w:szCs w:val="24"/>
        </w:rPr>
        <w:t>Se utiliza la siguiente ecuación para hallar la velocidad angular:</w:t>
      </w:r>
    </w:p>
    <w:p w:rsidR="009F38DA" w:rsidRPr="003847C6" w:rsidRDefault="009F38DA" w:rsidP="009F38DA">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ω</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Arial" w:cs="Arial"/>
                  <w:sz w:val="24"/>
                  <w:szCs w:val="24"/>
                </w:rPr>
                <m:t>2</m:t>
              </m:r>
              <m:r>
                <w:rPr>
                  <w:rFonts w:ascii="Cambria Math" w:eastAsiaTheme="minorEastAsia" w:hAnsi="Cambria Math" w:cs="Arial"/>
                  <w:sz w:val="24"/>
                  <w:szCs w:val="24"/>
                </w:rPr>
                <m:t>π</m:t>
              </m:r>
            </m:num>
            <m:den>
              <m:r>
                <w:rPr>
                  <w:rFonts w:ascii="Cambria Math" w:eastAsiaTheme="minorEastAsia" w:hAnsi="Cambria Math" w:cs="Arial"/>
                  <w:sz w:val="24"/>
                  <w:szCs w:val="24"/>
                </w:rPr>
                <m:t>T</m:t>
              </m:r>
            </m:den>
          </m:f>
        </m:oMath>
      </m:oMathPara>
    </w:p>
    <w:p w:rsidR="009F38DA" w:rsidRPr="003847C6" w:rsidRDefault="009F38DA" w:rsidP="009F38DA">
      <w:pPr>
        <w:tabs>
          <w:tab w:val="left" w:pos="1800"/>
        </w:tabs>
        <w:jc w:val="both"/>
        <w:rPr>
          <w:rFonts w:ascii="Arial" w:eastAsiaTheme="minorEastAsia" w:hAnsi="Arial" w:cs="Arial"/>
          <w:sz w:val="24"/>
          <w:szCs w:val="24"/>
        </w:rPr>
      </w:pPr>
      <w:r>
        <w:rPr>
          <w:rFonts w:ascii="Arial" w:eastAsiaTheme="minorEastAsia" w:hAnsi="Arial" w:cs="Arial"/>
          <w:sz w:val="24"/>
          <w:szCs w:val="24"/>
        </w:rPr>
        <w:t xml:space="preserve">Reemplazando por los valores </w:t>
      </w:r>
      <w:r w:rsidR="0024006E">
        <w:rPr>
          <w:rFonts w:ascii="Arial" w:eastAsiaTheme="minorEastAsia" w:hAnsi="Arial" w:cs="Arial"/>
          <w:sz w:val="24"/>
          <w:szCs w:val="24"/>
        </w:rPr>
        <w:t>s</w:t>
      </w:r>
      <w:r>
        <w:rPr>
          <w:rFonts w:ascii="Arial" w:eastAsiaTheme="minorEastAsia" w:hAnsi="Arial" w:cs="Arial"/>
          <w:sz w:val="24"/>
          <w:szCs w:val="24"/>
        </w:rPr>
        <w:t xml:space="preserve">e obtiene que </w:t>
      </w:r>
      <m:oMath>
        <m:r>
          <w:rPr>
            <w:rFonts w:ascii="Cambria Math" w:eastAsiaTheme="minorEastAsia" w:hAnsi="Cambria Math" w:cs="Arial"/>
            <w:sz w:val="24"/>
            <w:szCs w:val="24"/>
          </w:rPr>
          <m:t>ω=1.99 x</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 xml:space="preserve"> 10</m:t>
            </m:r>
          </m:e>
          <m:sup>
            <m:r>
              <w:rPr>
                <w:rFonts w:ascii="Cambria Math" w:eastAsiaTheme="minorEastAsia" w:hAnsi="Cambria Math" w:cs="Arial"/>
                <w:sz w:val="24"/>
                <w:szCs w:val="24"/>
              </w:rPr>
              <m:t>-7</m:t>
            </m:r>
          </m:sup>
        </m:sSup>
        <m:r>
          <w:rPr>
            <w:rFonts w:ascii="Cambria Math" w:eastAsiaTheme="minorEastAsia" w:hAnsi="Cambria Math" w:cs="Arial"/>
            <w:sz w:val="24"/>
            <w:szCs w:val="24"/>
          </w:rPr>
          <m:t xml:space="preserve"> rad/s</m:t>
        </m:r>
      </m:oMath>
    </w:p>
    <w:p w:rsidR="009F38DA" w:rsidRDefault="0024006E" w:rsidP="00221A42">
      <w:pPr>
        <w:tabs>
          <w:tab w:val="left" w:pos="1800"/>
        </w:tabs>
        <w:jc w:val="both"/>
        <w:rPr>
          <w:rFonts w:ascii="Arial" w:eastAsiaTheme="minorEastAsia" w:hAnsi="Arial" w:cs="Arial"/>
          <w:sz w:val="24"/>
          <w:szCs w:val="24"/>
        </w:rPr>
      </w:pPr>
      <w:r>
        <w:rPr>
          <w:rFonts w:ascii="Arial" w:eastAsiaTheme="minorEastAsia" w:hAnsi="Arial" w:cs="Arial"/>
          <w:sz w:val="24"/>
          <w:szCs w:val="24"/>
        </w:rPr>
        <w:t>Para hallar la velocidad tangencial se utiliza la ecuación</w:t>
      </w:r>
    </w:p>
    <w:p w:rsidR="0024006E" w:rsidRPr="003847C6" w:rsidRDefault="00FD61F4" w:rsidP="0024006E">
      <w:pPr>
        <w:tabs>
          <w:tab w:val="left" w:pos="1800"/>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t</m:t>
              </m:r>
            </m:sub>
          </m:sSub>
          <m:r>
            <w:rPr>
              <w:rFonts w:ascii="Cambria Math" w:eastAsiaTheme="minorEastAsia" w:hAnsi="Arial" w:cs="Arial"/>
              <w:sz w:val="24"/>
              <w:szCs w:val="24"/>
            </w:rPr>
            <m:t>=</m:t>
          </m:r>
          <m:r>
            <w:rPr>
              <w:rFonts w:ascii="Cambria Math" w:eastAsiaTheme="minorEastAsia" w:hAnsi="Cambria Math" w:cs="Arial"/>
              <w:sz w:val="24"/>
              <w:szCs w:val="24"/>
            </w:rPr>
            <m:t>ωr</m:t>
          </m:r>
        </m:oMath>
      </m:oMathPara>
    </w:p>
    <w:p w:rsidR="0024006E" w:rsidRDefault="0024006E" w:rsidP="00221A42">
      <w:pPr>
        <w:tabs>
          <w:tab w:val="left" w:pos="1800"/>
        </w:tabs>
        <w:jc w:val="both"/>
        <w:rPr>
          <w:rFonts w:ascii="Arial" w:eastAsiaTheme="minorEastAsia" w:hAnsi="Arial" w:cs="Arial"/>
          <w:sz w:val="24"/>
          <w:szCs w:val="24"/>
        </w:rPr>
      </w:pPr>
      <w:r>
        <w:rPr>
          <w:rFonts w:ascii="Arial" w:eastAsiaTheme="minorEastAsia" w:hAnsi="Arial" w:cs="Arial"/>
          <w:sz w:val="24"/>
          <w:szCs w:val="24"/>
        </w:rPr>
        <w:t>Y reemplazando por los valores dados se obtiene que la velocidad tangencial es:</w:t>
      </w:r>
    </w:p>
    <w:p w:rsidR="0024006E" w:rsidRDefault="00FD61F4" w:rsidP="00221A42">
      <w:pPr>
        <w:tabs>
          <w:tab w:val="left" w:pos="1800"/>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t</m:t>
              </m:r>
            </m:sub>
          </m:sSub>
          <m:r>
            <w:rPr>
              <w:rFonts w:ascii="Cambria Math" w:eastAsiaTheme="minorEastAsia" w:hAnsi="Arial" w:cs="Arial"/>
              <w:sz w:val="24"/>
              <w:szCs w:val="24"/>
            </w:rPr>
            <m:t>=29.8 km/s</m:t>
          </m:r>
        </m:oMath>
      </m:oMathPara>
    </w:p>
    <w:p w:rsidR="0024006E" w:rsidRDefault="0024006E" w:rsidP="00221A42">
      <w:pPr>
        <w:tabs>
          <w:tab w:val="left" w:pos="1800"/>
        </w:tabs>
        <w:jc w:val="both"/>
        <w:rPr>
          <w:rFonts w:ascii="Arial" w:eastAsiaTheme="minorEastAsia" w:hAnsi="Arial" w:cs="Arial"/>
          <w:sz w:val="24"/>
          <w:szCs w:val="24"/>
        </w:rPr>
      </w:pPr>
      <w:r>
        <w:rPr>
          <w:rFonts w:ascii="Arial" w:eastAsiaTheme="minorEastAsia" w:hAnsi="Arial" w:cs="Arial"/>
          <w:sz w:val="24"/>
          <w:szCs w:val="24"/>
        </w:rPr>
        <w:t>Para hallar la aceleración centrípeta se usa la ecuación:</w:t>
      </w:r>
    </w:p>
    <w:p w:rsidR="0024006E" w:rsidRDefault="0024006E" w:rsidP="00221A42">
      <w:pPr>
        <w:tabs>
          <w:tab w:val="left" w:pos="1800"/>
        </w:tabs>
        <w:jc w:val="both"/>
        <w:rPr>
          <w:rFonts w:ascii="Arial" w:eastAsiaTheme="minorEastAsia" w:hAnsi="Arial" w:cs="Arial"/>
          <w:sz w:val="24"/>
          <w:szCs w:val="24"/>
        </w:rPr>
      </w:pPr>
    </w:p>
    <w:p w:rsidR="0024006E" w:rsidRDefault="00FD61F4" w:rsidP="0024006E">
      <w:pPr>
        <w:tabs>
          <w:tab w:val="left" w:pos="1800"/>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c</m:t>
              </m:r>
            </m:sub>
          </m:sSub>
          <m:r>
            <w:rPr>
              <w:rFonts w:ascii="Cambria Math" w:eastAsiaTheme="minorEastAsia" w:hAnsi="Arial" w:cs="Arial"/>
              <w:sz w:val="24"/>
              <w:szCs w:val="24"/>
            </w:rPr>
            <m:t>=</m:t>
          </m:r>
          <m:f>
            <m:fPr>
              <m:ctrlPr>
                <w:rPr>
                  <w:rFonts w:ascii="Cambria Math" w:eastAsiaTheme="minorEastAsia" w:hAnsi="Arial" w:cs="Arial"/>
                  <w:i/>
                  <w:sz w:val="24"/>
                  <w:szCs w:val="24"/>
                </w:rPr>
              </m:ctrlPr>
            </m:fPr>
            <m:num>
              <m:sSup>
                <m:sSupPr>
                  <m:ctrlPr>
                    <w:rPr>
                      <w:rFonts w:ascii="Cambria Math" w:eastAsiaTheme="minorEastAsia" w:hAnsi="Arial" w:cs="Arial"/>
                      <w:i/>
                      <w:sz w:val="24"/>
                      <w:szCs w:val="24"/>
                    </w:rPr>
                  </m:ctrlPr>
                </m:sSupPr>
                <m:e>
                  <m:sSub>
                    <m:sSubPr>
                      <m:ctrlPr>
                        <w:rPr>
                          <w:rFonts w:ascii="Cambria Math" w:eastAsiaTheme="minorEastAsia" w:hAnsi="Arial"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t</m:t>
                      </m:r>
                    </m:sub>
                  </m:sSub>
                </m:e>
                <m:sup>
                  <m:r>
                    <w:rPr>
                      <w:rFonts w:ascii="Cambria Math" w:eastAsiaTheme="minorEastAsia" w:hAnsi="Arial" w:cs="Arial"/>
                      <w:sz w:val="24"/>
                      <w:szCs w:val="24"/>
                    </w:rPr>
                    <m:t>2</m:t>
                  </m:r>
                </m:sup>
              </m:sSup>
            </m:num>
            <m:den>
              <m:r>
                <w:rPr>
                  <w:rFonts w:ascii="Cambria Math" w:eastAsiaTheme="minorEastAsia" w:hAnsi="Cambria Math" w:cs="Arial"/>
                  <w:sz w:val="24"/>
                  <w:szCs w:val="24"/>
                </w:rPr>
                <m:t>r</m:t>
              </m:r>
            </m:den>
          </m:f>
        </m:oMath>
      </m:oMathPara>
    </w:p>
    <w:p w:rsidR="0024006E" w:rsidRDefault="0024006E" w:rsidP="0024006E">
      <w:pPr>
        <w:tabs>
          <w:tab w:val="left" w:pos="1800"/>
        </w:tabs>
        <w:jc w:val="both"/>
        <w:rPr>
          <w:rFonts w:ascii="Arial" w:eastAsiaTheme="minorEastAsia" w:hAnsi="Arial" w:cs="Arial"/>
          <w:sz w:val="24"/>
          <w:szCs w:val="24"/>
        </w:rPr>
      </w:pPr>
      <w:r>
        <w:rPr>
          <w:rFonts w:ascii="Arial" w:eastAsiaTheme="minorEastAsia" w:hAnsi="Arial" w:cs="Arial"/>
          <w:sz w:val="24"/>
          <w:szCs w:val="24"/>
        </w:rPr>
        <w:t>Reemplazando por el valor de la velocidad tangencial obtenido anteriormente y el radio se obtiene que la aceleración centrípeta es:</w:t>
      </w:r>
    </w:p>
    <w:p w:rsidR="0024006E" w:rsidRPr="005553D4" w:rsidRDefault="00FD61F4" w:rsidP="00221A42">
      <w:pPr>
        <w:tabs>
          <w:tab w:val="left" w:pos="1800"/>
        </w:tabs>
        <w:jc w:val="both"/>
        <w:rPr>
          <w:rFonts w:ascii="Arial" w:eastAsiaTheme="minorEastAsia" w:hAnsi="Arial" w:cs="Arial"/>
          <w:sz w:val="24"/>
          <w:szCs w:val="24"/>
        </w:rPr>
      </w:pPr>
      <m:oMathPara>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c</m:t>
              </m:r>
            </m:sub>
          </m:sSub>
          <m:r>
            <w:rPr>
              <w:rFonts w:ascii="Cambria Math" w:eastAsiaTheme="minorEastAsia" w:hAnsi="Arial" w:cs="Arial"/>
              <w:sz w:val="24"/>
              <w:szCs w:val="24"/>
            </w:rPr>
            <m:t xml:space="preserve">=5.9 x </m:t>
          </m:r>
          <m:sSup>
            <m:sSupPr>
              <m:ctrlPr>
                <w:rPr>
                  <w:rFonts w:ascii="Cambria Math" w:eastAsiaTheme="minorEastAsia" w:hAnsi="Arial" w:cs="Arial"/>
                  <w:i/>
                  <w:sz w:val="24"/>
                  <w:szCs w:val="24"/>
                </w:rPr>
              </m:ctrlPr>
            </m:sSupPr>
            <m:e>
              <m:r>
                <w:rPr>
                  <w:rFonts w:ascii="Cambria Math" w:eastAsiaTheme="minorEastAsia" w:hAnsi="Arial" w:cs="Arial"/>
                  <w:sz w:val="24"/>
                  <w:szCs w:val="24"/>
                </w:rPr>
                <m:t>10</m:t>
              </m:r>
            </m:e>
            <m:sup>
              <m:r>
                <w:rPr>
                  <w:rFonts w:ascii="Cambria Math" w:eastAsiaTheme="minorEastAsia" w:hAnsi="Arial" w:cs="Arial"/>
                  <w:sz w:val="24"/>
                  <w:szCs w:val="24"/>
                </w:rPr>
                <m:t>-</m:t>
              </m:r>
              <m:r>
                <w:rPr>
                  <w:rFonts w:ascii="Cambria Math" w:eastAsiaTheme="minorEastAsia" w:hAnsi="Arial" w:cs="Arial"/>
                  <w:sz w:val="24"/>
                  <w:szCs w:val="24"/>
                </w:rPr>
                <m:t>6</m:t>
              </m:r>
            </m:sup>
          </m:sSup>
          <m:r>
            <w:rPr>
              <w:rFonts w:ascii="Cambria Math" w:eastAsiaTheme="minorEastAsia" w:hAnsi="Cambria Math" w:cs="Arial"/>
              <w:sz w:val="24"/>
              <w:szCs w:val="24"/>
            </w:rPr>
            <m:t xml:space="preserve"> km/</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oMath>
      </m:oMathPara>
    </w:p>
    <w:p w:rsidR="009044CE" w:rsidRPr="003847C6" w:rsidRDefault="009044CE" w:rsidP="003847C6">
      <w:pPr>
        <w:tabs>
          <w:tab w:val="left" w:pos="1800"/>
        </w:tabs>
        <w:jc w:val="both"/>
        <w:rPr>
          <w:rFonts w:ascii="Arial" w:eastAsiaTheme="minorEastAsia" w:hAnsi="Arial" w:cs="Arial"/>
          <w:sz w:val="24"/>
          <w:szCs w:val="24"/>
        </w:rPr>
      </w:pPr>
    </w:p>
    <w:p w:rsidR="00D11B42" w:rsidRPr="003847C6" w:rsidRDefault="00D11B42" w:rsidP="003847C6">
      <w:pPr>
        <w:numPr>
          <w:ilvl w:val="0"/>
          <w:numId w:val="1"/>
        </w:numPr>
        <w:tabs>
          <w:tab w:val="left" w:pos="1800"/>
        </w:tabs>
        <w:jc w:val="both"/>
        <w:rPr>
          <w:rFonts w:ascii="Arial" w:eastAsia="Calibri" w:hAnsi="Arial" w:cs="Arial"/>
          <w:b/>
          <w:sz w:val="24"/>
          <w:szCs w:val="24"/>
        </w:rPr>
      </w:pPr>
      <w:r w:rsidRPr="003847C6">
        <w:rPr>
          <w:rFonts w:ascii="Arial" w:eastAsia="Calibri" w:hAnsi="Arial" w:cs="Arial"/>
          <w:b/>
          <w:sz w:val="24"/>
          <w:szCs w:val="24"/>
        </w:rPr>
        <w:t>Dinámica (Fuerza, Leyes de newton, fuerzas normal, peso y tensión)</w:t>
      </w:r>
    </w:p>
    <w:p w:rsidR="009044CE" w:rsidRPr="003847C6" w:rsidRDefault="009044CE" w:rsidP="003847C6">
      <w:pPr>
        <w:tabs>
          <w:tab w:val="left" w:pos="1800"/>
        </w:tabs>
        <w:jc w:val="both"/>
        <w:rPr>
          <w:rFonts w:ascii="Arial" w:eastAsiaTheme="minorEastAsia" w:hAnsi="Arial" w:cs="Arial"/>
          <w:sz w:val="24"/>
          <w:szCs w:val="24"/>
        </w:rPr>
      </w:pPr>
    </w:p>
    <w:p w:rsidR="00FD40B9" w:rsidRPr="003847C6" w:rsidRDefault="004C78DA"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Dinámica</w:t>
      </w:r>
    </w:p>
    <w:p w:rsidR="004C78DA" w:rsidRPr="003847C6" w:rsidRDefault="00FD40B9" w:rsidP="003847C6">
      <w:pPr>
        <w:tabs>
          <w:tab w:val="left" w:pos="1800"/>
        </w:tabs>
        <w:jc w:val="both"/>
        <w:rPr>
          <w:rFonts w:ascii="Arial" w:eastAsiaTheme="minorEastAsia" w:hAnsi="Arial" w:cs="Arial"/>
          <w:sz w:val="24"/>
          <w:szCs w:val="24"/>
        </w:rPr>
      </w:pPr>
      <w:r w:rsidRPr="003847C6">
        <w:rPr>
          <w:rFonts w:ascii="Arial" w:eastAsiaTheme="minorEastAsia" w:hAnsi="Arial" w:cs="Arial"/>
          <w:b/>
          <w:sz w:val="24"/>
          <w:szCs w:val="24"/>
        </w:rPr>
        <w:t xml:space="preserve">Definición: </w:t>
      </w:r>
      <w:r w:rsidR="004C78DA" w:rsidRPr="003847C6">
        <w:rPr>
          <w:rFonts w:ascii="Arial" w:eastAsiaTheme="minorEastAsia" w:hAnsi="Arial" w:cs="Arial"/>
          <w:sz w:val="24"/>
          <w:szCs w:val="24"/>
        </w:rPr>
        <w:t>es la rama de la mecánica que estudia el movimiento de los cuerpos analizando la causa  que lo produce.</w:t>
      </w:r>
    </w:p>
    <w:p w:rsidR="004C78DA" w:rsidRPr="003847C6" w:rsidRDefault="004C78DA" w:rsidP="003847C6">
      <w:pPr>
        <w:tabs>
          <w:tab w:val="left" w:pos="1800"/>
        </w:tabs>
        <w:jc w:val="both"/>
        <w:rPr>
          <w:rFonts w:ascii="Arial" w:eastAsiaTheme="minorEastAsia" w:hAnsi="Arial" w:cs="Arial"/>
          <w:sz w:val="24"/>
          <w:szCs w:val="24"/>
        </w:rPr>
      </w:pPr>
    </w:p>
    <w:p w:rsidR="00FD40B9" w:rsidRPr="003847C6" w:rsidRDefault="00FD40B9"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lastRenderedPageBreak/>
        <w:t>Fuerza</w:t>
      </w:r>
    </w:p>
    <w:p w:rsidR="008B71EC" w:rsidRPr="003847C6" w:rsidRDefault="00FD40B9" w:rsidP="003847C6">
      <w:pPr>
        <w:tabs>
          <w:tab w:val="left" w:pos="1800"/>
        </w:tabs>
        <w:jc w:val="both"/>
        <w:rPr>
          <w:rFonts w:ascii="Arial" w:eastAsiaTheme="minorEastAsia" w:hAnsi="Arial" w:cs="Arial"/>
          <w:b/>
          <w:bCs/>
          <w:sz w:val="24"/>
          <w:szCs w:val="24"/>
        </w:rPr>
      </w:pPr>
      <w:r w:rsidRPr="003847C6">
        <w:rPr>
          <w:rFonts w:ascii="Arial" w:eastAsiaTheme="minorEastAsia" w:hAnsi="Arial" w:cs="Arial"/>
          <w:bCs/>
          <w:sz w:val="24"/>
          <w:szCs w:val="24"/>
        </w:rPr>
        <w:t>La fuerza es una magnitud física de carácter vectorial capaz de deformar los cuerpos (efecto estático), modificar su velocidad o vencer su inercia y ponerlos en movimiento si estaban inmóviles (efecto dinámico). En este sentido la fuerza puede definirse como toda acción o influencia capaz de modificar el estado de movimiento o de reposo de un cuerpo (imprimiéndole una aceleración que modifica el módulo o la dirección de su velocidad) o bien de deformarlo.</w:t>
      </w:r>
      <w:r w:rsidRPr="003847C6">
        <w:rPr>
          <w:rFonts w:ascii="Arial" w:eastAsiaTheme="minorEastAsia" w:hAnsi="Arial" w:cs="Arial"/>
          <w:b/>
          <w:bCs/>
          <w:sz w:val="24"/>
          <w:szCs w:val="24"/>
        </w:rPr>
        <w:t xml:space="preserve"> </w:t>
      </w:r>
    </w:p>
    <w:p w:rsidR="004C78DA" w:rsidRPr="003847C6" w:rsidRDefault="008B71EC" w:rsidP="003847C6">
      <w:pPr>
        <w:tabs>
          <w:tab w:val="left" w:pos="1800"/>
        </w:tabs>
        <w:jc w:val="both"/>
        <w:rPr>
          <w:rFonts w:ascii="Arial" w:eastAsiaTheme="minorEastAsia" w:hAnsi="Arial" w:cs="Arial"/>
          <w:b/>
          <w:bCs/>
          <w:sz w:val="24"/>
          <w:szCs w:val="24"/>
        </w:rPr>
      </w:pPr>
      <w:r w:rsidRPr="003847C6">
        <w:rPr>
          <w:rFonts w:ascii="Arial" w:eastAsiaTheme="minorEastAsia" w:hAnsi="Arial" w:cs="Arial"/>
          <w:b/>
          <w:bCs/>
          <w:noProof/>
          <w:sz w:val="24"/>
          <w:szCs w:val="24"/>
          <w:lang w:eastAsia="es-CO"/>
        </w:rPr>
        <w:drawing>
          <wp:inline distT="0" distB="0" distL="0" distR="0">
            <wp:extent cx="4000500" cy="3100388"/>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3999818" cy="3099860"/>
                    </a:xfrm>
                    <a:prstGeom prst="rect">
                      <a:avLst/>
                    </a:prstGeom>
                    <a:noFill/>
                    <a:ln w="9525">
                      <a:noFill/>
                      <a:miter lim="800000"/>
                      <a:headEnd/>
                      <a:tailEnd/>
                    </a:ln>
                  </pic:spPr>
                </pic:pic>
              </a:graphicData>
            </a:graphic>
          </wp:inline>
        </w:drawing>
      </w:r>
    </w:p>
    <w:p w:rsidR="00CA1D80" w:rsidRPr="003847C6" w:rsidRDefault="00CA1D80" w:rsidP="003847C6">
      <w:pPr>
        <w:tabs>
          <w:tab w:val="left" w:pos="1800"/>
        </w:tabs>
        <w:jc w:val="both"/>
        <w:rPr>
          <w:rFonts w:ascii="Arial" w:eastAsiaTheme="minorEastAsia" w:hAnsi="Arial" w:cs="Arial"/>
          <w:b/>
          <w:bCs/>
          <w:sz w:val="24"/>
          <w:szCs w:val="24"/>
        </w:rPr>
      </w:pPr>
    </w:p>
    <w:p w:rsidR="00CA1D80" w:rsidRPr="003847C6" w:rsidRDefault="00CA1D80" w:rsidP="003847C6">
      <w:pPr>
        <w:tabs>
          <w:tab w:val="left" w:pos="1800"/>
        </w:tabs>
        <w:jc w:val="both"/>
        <w:rPr>
          <w:rFonts w:ascii="Arial" w:eastAsiaTheme="minorEastAsia" w:hAnsi="Arial" w:cs="Arial"/>
          <w:b/>
          <w:bCs/>
          <w:sz w:val="24"/>
          <w:szCs w:val="24"/>
        </w:rPr>
      </w:pPr>
      <w:r w:rsidRPr="003847C6">
        <w:rPr>
          <w:rFonts w:ascii="Arial" w:eastAsiaTheme="minorEastAsia" w:hAnsi="Arial" w:cs="Arial"/>
          <w:b/>
          <w:bCs/>
          <w:noProof/>
          <w:sz w:val="24"/>
          <w:szCs w:val="24"/>
          <w:lang w:eastAsia="es-CO"/>
        </w:rPr>
        <w:drawing>
          <wp:inline distT="0" distB="0" distL="0" distR="0">
            <wp:extent cx="1590675" cy="1295400"/>
            <wp:effectExtent l="19050" t="0" r="952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1590675" cy="1295400"/>
                    </a:xfrm>
                    <a:prstGeom prst="rect">
                      <a:avLst/>
                    </a:prstGeom>
                    <a:noFill/>
                    <a:ln w="9525">
                      <a:noFill/>
                      <a:miter lim="800000"/>
                      <a:headEnd/>
                      <a:tailEnd/>
                    </a:ln>
                  </pic:spPr>
                </pic:pic>
              </a:graphicData>
            </a:graphic>
          </wp:inline>
        </w:drawing>
      </w:r>
      <w:r w:rsidRPr="003847C6">
        <w:rPr>
          <w:rFonts w:ascii="Arial" w:eastAsiaTheme="minorEastAsia" w:hAnsi="Arial" w:cs="Arial"/>
          <w:b/>
          <w:bCs/>
          <w:noProof/>
          <w:sz w:val="24"/>
          <w:szCs w:val="24"/>
          <w:lang w:eastAsia="es-CO"/>
        </w:rPr>
        <w:drawing>
          <wp:inline distT="0" distB="0" distL="0" distR="0">
            <wp:extent cx="1590675" cy="1238250"/>
            <wp:effectExtent l="19050" t="0" r="9525"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1590675" cy="1238250"/>
                    </a:xfrm>
                    <a:prstGeom prst="rect">
                      <a:avLst/>
                    </a:prstGeom>
                    <a:noFill/>
                    <a:ln w="9525">
                      <a:noFill/>
                      <a:miter lim="800000"/>
                      <a:headEnd/>
                      <a:tailEnd/>
                    </a:ln>
                  </pic:spPr>
                </pic:pic>
              </a:graphicData>
            </a:graphic>
          </wp:inline>
        </w:drawing>
      </w:r>
    </w:p>
    <w:p w:rsidR="00CA1D80" w:rsidRPr="003847C6" w:rsidRDefault="00CA1D80" w:rsidP="003847C6">
      <w:pPr>
        <w:tabs>
          <w:tab w:val="left" w:pos="1800"/>
        </w:tabs>
        <w:jc w:val="both"/>
        <w:rPr>
          <w:rFonts w:ascii="Arial" w:eastAsiaTheme="minorEastAsia" w:hAnsi="Arial" w:cs="Arial"/>
          <w:b/>
          <w:bCs/>
          <w:sz w:val="24"/>
          <w:szCs w:val="24"/>
        </w:rPr>
      </w:pPr>
    </w:p>
    <w:p w:rsidR="008B71EC" w:rsidRPr="003847C6" w:rsidRDefault="008B71EC"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highlight w:val="yellow"/>
        </w:rPr>
        <w:t>Animación de aplicación de fuerza</w:t>
      </w:r>
    </w:p>
    <w:p w:rsidR="00BB367E" w:rsidRPr="003847C6" w:rsidRDefault="00BB367E"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lastRenderedPageBreak/>
        <w:drawing>
          <wp:inline distT="0" distB="0" distL="0" distR="0">
            <wp:extent cx="1666875" cy="3248025"/>
            <wp:effectExtent l="19050" t="0" r="9525"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1666875" cy="3248025"/>
                    </a:xfrm>
                    <a:prstGeom prst="rect">
                      <a:avLst/>
                    </a:prstGeom>
                    <a:noFill/>
                    <a:ln w="9525">
                      <a:noFill/>
                      <a:miter lim="800000"/>
                      <a:headEnd/>
                      <a:tailEnd/>
                    </a:ln>
                  </pic:spPr>
                </pic:pic>
              </a:graphicData>
            </a:graphic>
          </wp:inline>
        </w:drawing>
      </w:r>
    </w:p>
    <w:p w:rsidR="00BB367E" w:rsidRDefault="00BB367E"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highlight w:val="yellow"/>
        </w:rPr>
        <w:t>Instrumento (</w:t>
      </w:r>
      <w:r w:rsidRPr="003847C6">
        <w:rPr>
          <w:rFonts w:ascii="Arial" w:eastAsiaTheme="minorEastAsia" w:hAnsi="Arial" w:cs="Arial"/>
          <w:b/>
          <w:sz w:val="24"/>
          <w:szCs w:val="24"/>
          <w:highlight w:val="yellow"/>
        </w:rPr>
        <w:t>dinamómetro</w:t>
      </w:r>
      <w:r w:rsidRPr="003847C6">
        <w:rPr>
          <w:rFonts w:ascii="Arial" w:eastAsiaTheme="minorEastAsia" w:hAnsi="Arial" w:cs="Arial"/>
          <w:sz w:val="24"/>
          <w:szCs w:val="24"/>
          <w:highlight w:val="yellow"/>
        </w:rPr>
        <w:t>) para medir fuerzas, en el que se pueda como pesar algo y se mida la fuerza y se coloquen sus componentes</w:t>
      </w:r>
      <w:r w:rsidRPr="003847C6">
        <w:rPr>
          <w:rFonts w:ascii="Arial" w:eastAsiaTheme="minorEastAsia" w:hAnsi="Arial" w:cs="Arial"/>
          <w:sz w:val="24"/>
          <w:szCs w:val="24"/>
        </w:rPr>
        <w:t xml:space="preserve">  </w:t>
      </w:r>
    </w:p>
    <w:p w:rsidR="00E35718" w:rsidRPr="00022D4F" w:rsidRDefault="00E35718" w:rsidP="003847C6">
      <w:pPr>
        <w:tabs>
          <w:tab w:val="left" w:pos="1800"/>
        </w:tabs>
        <w:jc w:val="both"/>
        <w:rPr>
          <w:rFonts w:ascii="Arial" w:eastAsiaTheme="minorEastAsia" w:hAnsi="Arial" w:cs="Arial"/>
          <w:b/>
          <w:sz w:val="24"/>
          <w:szCs w:val="24"/>
        </w:rPr>
      </w:pPr>
      <w:r w:rsidRPr="00022D4F">
        <w:rPr>
          <w:rFonts w:ascii="Arial" w:eastAsiaTheme="minorEastAsia" w:hAnsi="Arial" w:cs="Arial"/>
          <w:b/>
          <w:sz w:val="24"/>
          <w:szCs w:val="24"/>
        </w:rPr>
        <w:t>UNIDADES DE LA FUERZA:</w:t>
      </w:r>
    </w:p>
    <w:p w:rsidR="00E35718" w:rsidRDefault="00022D4F" w:rsidP="003847C6">
      <w:pPr>
        <w:tabs>
          <w:tab w:val="left" w:pos="1800"/>
        </w:tabs>
        <w:jc w:val="both"/>
        <w:rPr>
          <w:rFonts w:ascii="Arial" w:eastAsiaTheme="minorEastAsia" w:hAnsi="Arial" w:cs="Arial"/>
          <w:sz w:val="24"/>
          <w:szCs w:val="24"/>
        </w:rPr>
      </w:pPr>
      <w:r w:rsidRPr="00022D4F">
        <w:rPr>
          <w:rFonts w:ascii="Arial" w:eastAsiaTheme="minorEastAsia" w:hAnsi="Arial" w:cs="Arial"/>
          <w:b/>
          <w:color w:val="C00000"/>
          <w:sz w:val="24"/>
          <w:szCs w:val="24"/>
        </w:rPr>
        <w:t>Unidad principal:</w:t>
      </w:r>
      <w:r>
        <w:rPr>
          <w:rFonts w:ascii="Arial" w:eastAsiaTheme="minorEastAsia" w:hAnsi="Arial" w:cs="Arial"/>
          <w:sz w:val="24"/>
          <w:szCs w:val="24"/>
        </w:rPr>
        <w:t xml:space="preserve"> </w:t>
      </w:r>
      <w:r w:rsidR="00E35718">
        <w:rPr>
          <w:rFonts w:ascii="Arial" w:eastAsiaTheme="minorEastAsia" w:hAnsi="Arial" w:cs="Arial"/>
          <w:sz w:val="24"/>
          <w:szCs w:val="24"/>
        </w:rPr>
        <w:t>Newton (N)</w:t>
      </w:r>
    </w:p>
    <w:p w:rsidR="00022D4F" w:rsidRPr="00022D4F" w:rsidRDefault="00022D4F" w:rsidP="003847C6">
      <w:pPr>
        <w:tabs>
          <w:tab w:val="left" w:pos="1800"/>
        </w:tabs>
        <w:jc w:val="both"/>
        <w:rPr>
          <w:rFonts w:ascii="Arial" w:eastAsiaTheme="minorEastAsia" w:hAnsi="Arial" w:cs="Arial"/>
          <w:b/>
          <w:color w:val="C00000"/>
          <w:sz w:val="24"/>
          <w:szCs w:val="24"/>
        </w:rPr>
      </w:pPr>
      <w:r w:rsidRPr="00022D4F">
        <w:rPr>
          <w:rFonts w:ascii="Arial" w:eastAsiaTheme="minorEastAsia" w:hAnsi="Arial" w:cs="Arial"/>
          <w:b/>
          <w:color w:val="C00000"/>
          <w:sz w:val="24"/>
          <w:szCs w:val="24"/>
        </w:rPr>
        <w:t>Otras unidades:</w:t>
      </w:r>
    </w:p>
    <w:p w:rsidR="00E35718" w:rsidRDefault="00E508E2" w:rsidP="003847C6">
      <w:pPr>
        <w:tabs>
          <w:tab w:val="left" w:pos="1800"/>
        </w:tabs>
        <w:jc w:val="both"/>
        <w:rPr>
          <w:rFonts w:ascii="Arial" w:eastAsiaTheme="minorEastAsia" w:hAnsi="Arial" w:cs="Arial"/>
          <w:sz w:val="24"/>
          <w:szCs w:val="24"/>
        </w:rPr>
      </w:pPr>
      <w:r>
        <w:rPr>
          <w:rFonts w:ascii="Arial" w:eastAsiaTheme="minorEastAsia" w:hAnsi="Arial" w:cs="Arial"/>
          <w:sz w:val="24"/>
          <w:szCs w:val="24"/>
        </w:rPr>
        <w:t>Dina (d)</w:t>
      </w:r>
    </w:p>
    <w:p w:rsidR="00E508E2" w:rsidRDefault="00E508E2" w:rsidP="003847C6">
      <w:pPr>
        <w:tabs>
          <w:tab w:val="left" w:pos="1800"/>
        </w:tabs>
        <w:jc w:val="both"/>
        <w:rPr>
          <w:rFonts w:ascii="Arial" w:eastAsiaTheme="minorEastAsia" w:hAnsi="Arial" w:cs="Arial"/>
          <w:sz w:val="24"/>
          <w:szCs w:val="24"/>
        </w:rPr>
      </w:pPr>
      <w:r>
        <w:rPr>
          <w:rFonts w:ascii="Arial" w:eastAsiaTheme="minorEastAsia" w:hAnsi="Arial" w:cs="Arial"/>
          <w:sz w:val="24"/>
          <w:szCs w:val="24"/>
        </w:rPr>
        <w:t>Libra (lb)</w:t>
      </w:r>
    </w:p>
    <w:p w:rsidR="00022D4F" w:rsidRPr="00022D4F" w:rsidRDefault="00022D4F" w:rsidP="003847C6">
      <w:pPr>
        <w:tabs>
          <w:tab w:val="left" w:pos="1800"/>
        </w:tabs>
        <w:jc w:val="both"/>
        <w:rPr>
          <w:rFonts w:ascii="Arial" w:eastAsiaTheme="minorEastAsia" w:hAnsi="Arial" w:cs="Arial"/>
          <w:b/>
          <w:color w:val="C00000"/>
          <w:sz w:val="24"/>
          <w:szCs w:val="24"/>
        </w:rPr>
      </w:pPr>
      <w:r w:rsidRPr="00022D4F">
        <w:rPr>
          <w:rFonts w:ascii="Arial" w:eastAsiaTheme="minorEastAsia" w:hAnsi="Arial" w:cs="Arial"/>
          <w:b/>
          <w:color w:val="C00000"/>
          <w:sz w:val="24"/>
          <w:szCs w:val="24"/>
        </w:rPr>
        <w:t>Conversión:</w:t>
      </w:r>
    </w:p>
    <w:p w:rsidR="00E508E2" w:rsidRDefault="00E508E2" w:rsidP="003847C6">
      <w:pPr>
        <w:tabs>
          <w:tab w:val="left" w:pos="1800"/>
        </w:tabs>
        <w:jc w:val="both"/>
        <w:rPr>
          <w:rFonts w:ascii="Arial" w:eastAsiaTheme="minorEastAsia" w:hAnsi="Arial" w:cs="Arial"/>
          <w:sz w:val="24"/>
          <w:szCs w:val="24"/>
        </w:rPr>
      </w:pPr>
      <w:r>
        <w:rPr>
          <w:rFonts w:ascii="Arial" w:eastAsiaTheme="minorEastAsia" w:hAnsi="Arial" w:cs="Arial"/>
          <w:sz w:val="24"/>
          <w:szCs w:val="24"/>
        </w:rPr>
        <w:t xml:space="preserve">1 N =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10</m:t>
            </m:r>
          </m:e>
          <m:sup>
            <m:r>
              <w:rPr>
                <w:rFonts w:ascii="Cambria Math" w:eastAsiaTheme="minorEastAsia" w:hAnsi="Cambria Math" w:cs="Arial"/>
                <w:sz w:val="24"/>
                <w:szCs w:val="24"/>
              </w:rPr>
              <m:t>5</m:t>
            </m:r>
          </m:sup>
        </m:sSup>
      </m:oMath>
      <w:r>
        <w:rPr>
          <w:rFonts w:ascii="Arial" w:eastAsiaTheme="minorEastAsia" w:hAnsi="Arial" w:cs="Arial"/>
          <w:sz w:val="24"/>
          <w:szCs w:val="24"/>
        </w:rPr>
        <w:t xml:space="preserve"> dinas = 0.2248</w:t>
      </w:r>
    </w:p>
    <w:p w:rsidR="00E35718" w:rsidRPr="003847C6" w:rsidRDefault="00E35718" w:rsidP="003847C6">
      <w:pPr>
        <w:tabs>
          <w:tab w:val="left" w:pos="1800"/>
        </w:tabs>
        <w:jc w:val="both"/>
        <w:rPr>
          <w:rFonts w:ascii="Arial" w:eastAsiaTheme="minorEastAsia" w:hAnsi="Arial" w:cs="Arial"/>
          <w:sz w:val="24"/>
          <w:szCs w:val="24"/>
        </w:rPr>
      </w:pPr>
    </w:p>
    <w:p w:rsidR="00CA1D80" w:rsidRPr="003847C6" w:rsidRDefault="00CA1D80" w:rsidP="003847C6">
      <w:pPr>
        <w:tabs>
          <w:tab w:val="left" w:pos="1800"/>
        </w:tabs>
        <w:jc w:val="both"/>
        <w:rPr>
          <w:rFonts w:ascii="Arial" w:eastAsiaTheme="minorEastAsia" w:hAnsi="Arial" w:cs="Arial"/>
          <w:sz w:val="24"/>
          <w:szCs w:val="24"/>
        </w:rPr>
      </w:pPr>
      <w:r w:rsidRPr="003847C6">
        <w:rPr>
          <w:rFonts w:ascii="Arial" w:eastAsiaTheme="minorEastAsia" w:hAnsi="Arial" w:cs="Arial"/>
          <w:b/>
          <w:bCs/>
          <w:sz w:val="24"/>
          <w:szCs w:val="24"/>
        </w:rPr>
        <w:t>CARACTER VECTORIAL DE LA FUERZA</w:t>
      </w:r>
      <w:r w:rsidRPr="003847C6">
        <w:rPr>
          <w:rFonts w:ascii="Arial" w:eastAsiaTheme="minorEastAsia" w:hAnsi="Arial" w:cs="Arial"/>
          <w:sz w:val="24"/>
          <w:szCs w:val="24"/>
        </w:rPr>
        <w:t xml:space="preserve"> </w:t>
      </w:r>
    </w:p>
    <w:p w:rsidR="00CA1D80" w:rsidRPr="003847C6" w:rsidRDefault="00CA1D80"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Toda fuerza está representada por magnitudes vectoriales, las cuales se representan por medio de una flecha en el plano cartesiano y para obtener los componentes se requiere conocer lo siguiente: </w:t>
      </w:r>
    </w:p>
    <w:p w:rsidR="00CA1D80" w:rsidRPr="003847C6" w:rsidRDefault="00CA1D80" w:rsidP="003847C6">
      <w:pPr>
        <w:numPr>
          <w:ilvl w:val="0"/>
          <w:numId w:val="4"/>
        </w:numPr>
        <w:tabs>
          <w:tab w:val="left" w:pos="1800"/>
        </w:tabs>
        <w:jc w:val="both"/>
        <w:rPr>
          <w:rFonts w:ascii="Arial" w:eastAsiaTheme="minorEastAsia" w:hAnsi="Arial" w:cs="Arial"/>
          <w:sz w:val="24"/>
          <w:szCs w:val="24"/>
        </w:rPr>
      </w:pPr>
      <w:r w:rsidRPr="003847C6">
        <w:rPr>
          <w:rFonts w:ascii="Arial" w:eastAsiaTheme="minorEastAsia" w:hAnsi="Arial" w:cs="Arial"/>
          <w:b/>
          <w:bCs/>
          <w:sz w:val="24"/>
          <w:szCs w:val="24"/>
        </w:rPr>
        <w:t>Dirección de la fuerza:</w:t>
      </w:r>
      <w:r w:rsidRPr="003847C6">
        <w:rPr>
          <w:rFonts w:ascii="Arial" w:eastAsiaTheme="minorEastAsia" w:hAnsi="Arial" w:cs="Arial"/>
          <w:sz w:val="24"/>
          <w:szCs w:val="24"/>
        </w:rPr>
        <w:t xml:space="preserve"> Recta en la que se mueve, esta puede ser este u oeste y/o el ángulo que forma con una horizontal x. </w:t>
      </w:r>
    </w:p>
    <w:p w:rsidR="00CA1D80" w:rsidRPr="003847C6" w:rsidRDefault="00CA1D80" w:rsidP="003847C6">
      <w:pPr>
        <w:numPr>
          <w:ilvl w:val="0"/>
          <w:numId w:val="4"/>
        </w:numPr>
        <w:tabs>
          <w:tab w:val="left" w:pos="1800"/>
        </w:tabs>
        <w:jc w:val="both"/>
        <w:rPr>
          <w:rFonts w:ascii="Arial" w:eastAsiaTheme="minorEastAsia" w:hAnsi="Arial" w:cs="Arial"/>
          <w:sz w:val="24"/>
          <w:szCs w:val="24"/>
        </w:rPr>
      </w:pPr>
      <w:r w:rsidRPr="003847C6">
        <w:rPr>
          <w:rFonts w:ascii="Arial" w:eastAsiaTheme="minorEastAsia" w:hAnsi="Arial" w:cs="Arial"/>
          <w:b/>
          <w:bCs/>
          <w:sz w:val="24"/>
          <w:szCs w:val="24"/>
        </w:rPr>
        <w:lastRenderedPageBreak/>
        <w:t>Sentido de la fuerza:</w:t>
      </w:r>
      <w:r w:rsidRPr="003847C6">
        <w:rPr>
          <w:rFonts w:ascii="Arial" w:eastAsiaTheme="minorEastAsia" w:hAnsi="Arial" w:cs="Arial"/>
          <w:sz w:val="24"/>
          <w:szCs w:val="24"/>
        </w:rPr>
        <w:t xml:space="preserve"> Hacia donde se dirige arriba, abajo, izquierda y derecha; la representa la punta de la flecha. </w:t>
      </w:r>
    </w:p>
    <w:p w:rsidR="00CA1D80" w:rsidRPr="003847C6" w:rsidRDefault="00CA1D80" w:rsidP="003847C6">
      <w:pPr>
        <w:numPr>
          <w:ilvl w:val="0"/>
          <w:numId w:val="4"/>
        </w:numPr>
        <w:tabs>
          <w:tab w:val="left" w:pos="1800"/>
        </w:tabs>
        <w:jc w:val="both"/>
        <w:rPr>
          <w:rFonts w:ascii="Arial" w:eastAsiaTheme="minorEastAsia" w:hAnsi="Arial" w:cs="Arial"/>
          <w:sz w:val="24"/>
          <w:szCs w:val="24"/>
        </w:rPr>
      </w:pPr>
      <w:r w:rsidRPr="003847C6">
        <w:rPr>
          <w:rFonts w:ascii="Arial" w:eastAsiaTheme="minorEastAsia" w:hAnsi="Arial" w:cs="Arial"/>
          <w:b/>
          <w:bCs/>
          <w:sz w:val="24"/>
          <w:szCs w:val="24"/>
        </w:rPr>
        <w:t>Magnitud del desplazamiento:</w:t>
      </w:r>
      <w:r w:rsidRPr="003847C6">
        <w:rPr>
          <w:rFonts w:ascii="Arial" w:eastAsiaTheme="minorEastAsia" w:hAnsi="Arial" w:cs="Arial"/>
          <w:sz w:val="24"/>
          <w:szCs w:val="24"/>
        </w:rPr>
        <w:t xml:space="preserve"> Es la medida de escala escogida para la representación en el plano. </w:t>
      </w:r>
    </w:p>
    <w:p w:rsidR="00CA1D80" w:rsidRPr="003847C6" w:rsidRDefault="00CA1D80" w:rsidP="003847C6">
      <w:pPr>
        <w:numPr>
          <w:ilvl w:val="0"/>
          <w:numId w:val="4"/>
        </w:numPr>
        <w:tabs>
          <w:tab w:val="left" w:pos="1800"/>
        </w:tabs>
        <w:jc w:val="both"/>
        <w:rPr>
          <w:rFonts w:ascii="Arial" w:eastAsiaTheme="minorEastAsia" w:hAnsi="Arial" w:cs="Arial"/>
          <w:sz w:val="24"/>
          <w:szCs w:val="24"/>
        </w:rPr>
      </w:pPr>
      <w:r w:rsidRPr="003847C6">
        <w:rPr>
          <w:rFonts w:ascii="Arial" w:eastAsiaTheme="minorEastAsia" w:hAnsi="Arial" w:cs="Arial"/>
          <w:b/>
          <w:bCs/>
          <w:sz w:val="24"/>
          <w:szCs w:val="24"/>
        </w:rPr>
        <w:t>Punto de partida de la fuerza:</w:t>
      </w:r>
      <w:r w:rsidRPr="003847C6">
        <w:rPr>
          <w:rFonts w:ascii="Arial" w:eastAsiaTheme="minorEastAsia" w:hAnsi="Arial" w:cs="Arial"/>
          <w:sz w:val="24"/>
          <w:szCs w:val="24"/>
        </w:rPr>
        <w:t xml:space="preserve"> Lugar donde iniciará la representación de la magnitud de la fuerza. </w:t>
      </w:r>
    </w:p>
    <w:p w:rsidR="00B43C33" w:rsidRPr="003847C6" w:rsidRDefault="00B43C33" w:rsidP="003847C6">
      <w:pPr>
        <w:tabs>
          <w:tab w:val="left" w:pos="1800"/>
        </w:tabs>
        <w:jc w:val="both"/>
        <w:rPr>
          <w:rFonts w:ascii="Arial" w:eastAsiaTheme="minorEastAsia" w:hAnsi="Arial" w:cs="Arial"/>
          <w:sz w:val="24"/>
          <w:szCs w:val="24"/>
        </w:rPr>
      </w:pPr>
    </w:p>
    <w:p w:rsidR="00B43C33" w:rsidRPr="003847C6" w:rsidRDefault="00B43C33"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3286125" cy="2178908"/>
            <wp:effectExtent l="19050" t="0" r="9525" b="0"/>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3286125" cy="2178908"/>
                    </a:xfrm>
                    <a:prstGeom prst="rect">
                      <a:avLst/>
                    </a:prstGeom>
                    <a:noFill/>
                    <a:ln w="9525">
                      <a:noFill/>
                      <a:miter lim="800000"/>
                      <a:headEnd/>
                      <a:tailEnd/>
                    </a:ln>
                  </pic:spPr>
                </pic:pic>
              </a:graphicData>
            </a:graphic>
          </wp:inline>
        </w:drawing>
      </w:r>
    </w:p>
    <w:p w:rsidR="00B43C33" w:rsidRPr="003847C6" w:rsidRDefault="00B43C33" w:rsidP="003847C6">
      <w:pPr>
        <w:pStyle w:val="NormalWeb"/>
        <w:jc w:val="both"/>
        <w:rPr>
          <w:rFonts w:ascii="Arial" w:hAnsi="Arial" w:cs="Arial"/>
        </w:rPr>
      </w:pPr>
      <w:r w:rsidRPr="003847C6">
        <w:rPr>
          <w:rFonts w:ascii="Arial" w:hAnsi="Arial" w:cs="Arial"/>
        </w:rPr>
        <w:t xml:space="preserve">Hay ocasiones en las que resulta útil descomponer una fuerza </w:t>
      </w:r>
      <m:oMath>
        <m:acc>
          <m:accPr>
            <m:chr m:val="⃗"/>
            <m:ctrlPr>
              <w:rPr>
                <w:rFonts w:ascii="Cambria Math" w:hAnsi="Arial" w:cs="Arial"/>
                <w:i/>
              </w:rPr>
            </m:ctrlPr>
          </m:accPr>
          <m:e>
            <m:sSub>
              <m:sSubPr>
                <m:ctrlPr>
                  <w:rPr>
                    <w:rFonts w:ascii="Cambria Math" w:hAnsi="Arial" w:cs="Arial"/>
                    <w:i/>
                  </w:rPr>
                </m:ctrlPr>
              </m:sSubPr>
              <m:e>
                <m:r>
                  <w:rPr>
                    <w:rFonts w:ascii="Cambria Math" w:hAnsi="Cambria Math" w:cs="Arial"/>
                  </w:rPr>
                  <m:t>F</m:t>
                </m:r>
              </m:e>
              <m:sub>
                <m:r>
                  <w:rPr>
                    <w:rFonts w:ascii="Cambria Math" w:hAnsi="Cambria Math" w:cs="Arial"/>
                  </w:rPr>
                  <m:t>R</m:t>
                </m:r>
              </m:sub>
            </m:sSub>
          </m:e>
        </m:acc>
      </m:oMath>
      <w:r w:rsidRPr="003847C6">
        <w:rPr>
          <w:rFonts w:ascii="Arial" w:hAnsi="Arial" w:cs="Arial"/>
        </w:rPr>
        <w:t xml:space="preserve"> en un sistema de dos o más fuerzas componentes, de forma que el efecto de  </w:t>
      </w:r>
      <m:oMath>
        <m:acc>
          <m:accPr>
            <m:chr m:val="⃗"/>
            <m:ctrlPr>
              <w:rPr>
                <w:rFonts w:ascii="Cambria Math" w:hAnsi="Arial" w:cs="Arial"/>
                <w:i/>
              </w:rPr>
            </m:ctrlPr>
          </m:accPr>
          <m:e>
            <m:sSub>
              <m:sSubPr>
                <m:ctrlPr>
                  <w:rPr>
                    <w:rFonts w:ascii="Cambria Math" w:hAnsi="Arial" w:cs="Arial"/>
                    <w:i/>
                  </w:rPr>
                </m:ctrlPr>
              </m:sSubPr>
              <m:e>
                <m:r>
                  <w:rPr>
                    <w:rFonts w:ascii="Cambria Math" w:hAnsi="Cambria Math" w:cs="Arial"/>
                  </w:rPr>
                  <m:t>F</m:t>
                </m:r>
              </m:e>
              <m:sub>
                <m:r>
                  <w:rPr>
                    <w:rFonts w:ascii="Cambria Math" w:hAnsi="Cambria Math" w:cs="Arial"/>
                  </w:rPr>
                  <m:t>R</m:t>
                </m:r>
              </m:sub>
            </m:sSub>
          </m:e>
        </m:acc>
      </m:oMath>
      <w:r w:rsidRPr="003847C6">
        <w:rPr>
          <w:rFonts w:ascii="Arial" w:hAnsi="Arial" w:cs="Arial"/>
        </w:rPr>
        <w:t xml:space="preserve"> sea igual al del conjunto del sistema.</w:t>
      </w:r>
    </w:p>
    <w:p w:rsidR="00B43C33" w:rsidRPr="003847C6" w:rsidRDefault="00B43C33" w:rsidP="003847C6">
      <w:pPr>
        <w:pStyle w:val="NormalWeb"/>
        <w:jc w:val="both"/>
        <w:rPr>
          <w:rFonts w:ascii="Arial" w:hAnsi="Arial" w:cs="Arial"/>
        </w:rPr>
      </w:pPr>
      <w:r w:rsidRPr="003847C6">
        <w:rPr>
          <w:rFonts w:ascii="Arial" w:hAnsi="Arial" w:cs="Arial"/>
        </w:rPr>
        <w:t xml:space="preserve">La fuerza  </w:t>
      </w:r>
      <m:oMath>
        <m:acc>
          <m:accPr>
            <m:chr m:val="⃗"/>
            <m:ctrlPr>
              <w:rPr>
                <w:rFonts w:ascii="Cambria Math" w:hAnsi="Arial" w:cs="Arial"/>
                <w:i/>
              </w:rPr>
            </m:ctrlPr>
          </m:accPr>
          <m:e>
            <m:sSub>
              <m:sSubPr>
                <m:ctrlPr>
                  <w:rPr>
                    <w:rFonts w:ascii="Cambria Math" w:hAnsi="Arial" w:cs="Arial"/>
                    <w:i/>
                  </w:rPr>
                </m:ctrlPr>
              </m:sSubPr>
              <m:e>
                <m:r>
                  <w:rPr>
                    <w:rFonts w:ascii="Cambria Math" w:hAnsi="Cambria Math" w:cs="Arial"/>
                  </w:rPr>
                  <m:t>F</m:t>
                </m:r>
              </m:e>
              <m:sub>
                <m:r>
                  <w:rPr>
                    <w:rFonts w:ascii="Cambria Math" w:hAnsi="Cambria Math" w:cs="Arial"/>
                  </w:rPr>
                  <m:t>R</m:t>
                </m:r>
              </m:sub>
            </m:sSub>
          </m:e>
        </m:acc>
      </m:oMath>
      <w:r w:rsidRPr="003847C6">
        <w:rPr>
          <w:rFonts w:ascii="Arial" w:hAnsi="Arial" w:cs="Arial"/>
        </w:rPr>
        <w:t xml:space="preserve">  se ha descompuesto en sus dos componentes cartesianas, </w:t>
      </w:r>
      <m:oMath>
        <m:acc>
          <m:accPr>
            <m:chr m:val="⃗"/>
            <m:ctrlPr>
              <w:rPr>
                <w:rFonts w:ascii="Cambria Math" w:hAnsi="Arial" w:cs="Arial"/>
                <w:i/>
              </w:rPr>
            </m:ctrlPr>
          </m:accPr>
          <m:e>
            <m:sSub>
              <m:sSubPr>
                <m:ctrlPr>
                  <w:rPr>
                    <w:rFonts w:ascii="Cambria Math" w:hAnsi="Arial" w:cs="Arial"/>
                    <w:i/>
                  </w:rPr>
                </m:ctrlPr>
              </m:sSubPr>
              <m:e>
                <m:r>
                  <w:rPr>
                    <w:rFonts w:ascii="Cambria Math" w:hAnsi="Cambria Math" w:cs="Arial"/>
                  </w:rPr>
                  <m:t>F</m:t>
                </m:r>
              </m:e>
              <m:sub>
                <m:r>
                  <w:rPr>
                    <w:rFonts w:ascii="Cambria Math" w:hAnsi="Cambria Math" w:cs="Arial"/>
                  </w:rPr>
                  <m:t>x</m:t>
                </m:r>
              </m:sub>
            </m:sSub>
          </m:e>
        </m:acc>
      </m:oMath>
      <w:r w:rsidRPr="003847C6">
        <w:rPr>
          <w:rFonts w:ascii="Arial" w:hAnsi="Arial" w:cs="Arial"/>
        </w:rPr>
        <w:t xml:space="preserve">  y  </w:t>
      </w:r>
      <m:oMath>
        <m:acc>
          <m:accPr>
            <m:chr m:val="⃗"/>
            <m:ctrlPr>
              <w:rPr>
                <w:rFonts w:ascii="Cambria Math" w:hAnsi="Arial" w:cs="Arial"/>
                <w:i/>
              </w:rPr>
            </m:ctrlPr>
          </m:accPr>
          <m:e>
            <m:sSub>
              <m:sSubPr>
                <m:ctrlPr>
                  <w:rPr>
                    <w:rFonts w:ascii="Cambria Math" w:hAnsi="Arial" w:cs="Arial"/>
                    <w:i/>
                  </w:rPr>
                </m:ctrlPr>
              </m:sSubPr>
              <m:e>
                <m:r>
                  <w:rPr>
                    <w:rFonts w:ascii="Cambria Math" w:hAnsi="Cambria Math" w:cs="Arial"/>
                  </w:rPr>
                  <m:t>F</m:t>
                </m:r>
              </m:e>
              <m:sub>
                <m:r>
                  <w:rPr>
                    <w:rFonts w:ascii="Cambria Math" w:hAnsi="Cambria Math" w:cs="Arial"/>
                  </w:rPr>
                  <m:t>y</m:t>
                </m:r>
              </m:sub>
            </m:sSub>
          </m:e>
        </m:acc>
      </m:oMath>
    </w:p>
    <w:p w:rsidR="00B43C33" w:rsidRPr="003847C6" w:rsidRDefault="00FD61F4" w:rsidP="003847C6">
      <w:pPr>
        <w:pStyle w:val="NormalWeb"/>
        <w:jc w:val="both"/>
        <w:rPr>
          <w:rFonts w:ascii="Arial" w:hAnsi="Arial" w:cs="Arial"/>
        </w:rPr>
      </w:pPr>
      <m:oMath>
        <m:acc>
          <m:accPr>
            <m:chr m:val="⃗"/>
            <m:ctrlPr>
              <w:rPr>
                <w:rFonts w:ascii="Cambria Math" w:hAnsi="Arial" w:cs="Arial"/>
                <w:i/>
              </w:rPr>
            </m:ctrlPr>
          </m:accPr>
          <m:e>
            <m:sSub>
              <m:sSubPr>
                <m:ctrlPr>
                  <w:rPr>
                    <w:rFonts w:ascii="Cambria Math" w:hAnsi="Arial" w:cs="Arial"/>
                    <w:i/>
                  </w:rPr>
                </m:ctrlPr>
              </m:sSubPr>
              <m:e>
                <m:r>
                  <w:rPr>
                    <w:rFonts w:ascii="Cambria Math" w:hAnsi="Cambria Math" w:cs="Arial"/>
                  </w:rPr>
                  <m:t>F</m:t>
                </m:r>
              </m:e>
              <m:sub>
                <m:r>
                  <w:rPr>
                    <w:rFonts w:ascii="Cambria Math" w:hAnsi="Cambria Math" w:cs="Arial"/>
                  </w:rPr>
                  <m:t>R</m:t>
                </m:r>
              </m:sub>
            </m:sSub>
          </m:e>
        </m:acc>
        <m:r>
          <w:rPr>
            <w:rFonts w:ascii="Cambria Math" w:hAnsi="Arial" w:cs="Arial"/>
          </w:rPr>
          <m:t>=</m:t>
        </m:r>
        <m:r>
          <m:rPr>
            <m:sty m:val="p"/>
          </m:rPr>
          <w:rPr>
            <w:rFonts w:ascii="Cambria Math" w:hAnsi="Arial" w:cs="Arial"/>
          </w:rPr>
          <m:t xml:space="preserve"> </m:t>
        </m:r>
        <m:acc>
          <m:accPr>
            <m:chr m:val="⃗"/>
            <m:ctrlPr>
              <w:rPr>
                <w:rFonts w:ascii="Cambria Math" w:hAnsi="Arial" w:cs="Arial"/>
                <w:i/>
              </w:rPr>
            </m:ctrlPr>
          </m:accPr>
          <m:e>
            <m:sSub>
              <m:sSubPr>
                <m:ctrlPr>
                  <w:rPr>
                    <w:rFonts w:ascii="Cambria Math" w:hAnsi="Arial" w:cs="Arial"/>
                    <w:i/>
                  </w:rPr>
                </m:ctrlPr>
              </m:sSubPr>
              <m:e>
                <m:r>
                  <w:rPr>
                    <w:rFonts w:ascii="Cambria Math" w:hAnsi="Cambria Math" w:cs="Arial"/>
                  </w:rPr>
                  <m:t>F</m:t>
                </m:r>
              </m:e>
              <m:sub>
                <m:r>
                  <w:rPr>
                    <w:rFonts w:ascii="Cambria Math" w:hAnsi="Cambria Math" w:cs="Arial"/>
                  </w:rPr>
                  <m:t>x</m:t>
                </m:r>
              </m:sub>
            </m:sSub>
          </m:e>
        </m:acc>
        <m:r>
          <w:rPr>
            <w:rFonts w:ascii="Cambria Math" w:hAnsi="Arial" w:cs="Arial"/>
          </w:rPr>
          <m:t>+</m:t>
        </m:r>
        <m:r>
          <m:rPr>
            <m:sty m:val="p"/>
          </m:rPr>
          <w:rPr>
            <w:rFonts w:ascii="Cambria Math" w:hAnsi="Arial" w:cs="Arial"/>
          </w:rPr>
          <m:t xml:space="preserve"> </m:t>
        </m:r>
        <m:acc>
          <m:accPr>
            <m:chr m:val="⃗"/>
            <m:ctrlPr>
              <w:rPr>
                <w:rFonts w:ascii="Cambria Math" w:hAnsi="Arial" w:cs="Arial"/>
                <w:i/>
              </w:rPr>
            </m:ctrlPr>
          </m:accPr>
          <m:e>
            <m:sSub>
              <m:sSubPr>
                <m:ctrlPr>
                  <w:rPr>
                    <w:rFonts w:ascii="Cambria Math" w:hAnsi="Arial" w:cs="Arial"/>
                    <w:i/>
                  </w:rPr>
                </m:ctrlPr>
              </m:sSubPr>
              <m:e>
                <m:r>
                  <w:rPr>
                    <w:rFonts w:ascii="Cambria Math" w:hAnsi="Cambria Math" w:cs="Arial"/>
                  </w:rPr>
                  <m:t>F</m:t>
                </m:r>
              </m:e>
              <m:sub>
                <m:r>
                  <w:rPr>
                    <w:rFonts w:ascii="Cambria Math" w:hAnsi="Cambria Math" w:cs="Arial"/>
                  </w:rPr>
                  <m:t>y</m:t>
                </m:r>
              </m:sub>
            </m:sSub>
          </m:e>
        </m:acc>
      </m:oMath>
      <w:r w:rsidR="00B43C33" w:rsidRPr="003847C6">
        <w:rPr>
          <w:rFonts w:ascii="Arial" w:hAnsi="Arial" w:cs="Arial"/>
        </w:rPr>
        <w:t xml:space="preserve">       </w:t>
      </w:r>
      <m:oMath>
        <m:sSub>
          <m:sSubPr>
            <m:ctrlPr>
              <w:rPr>
                <w:rFonts w:ascii="Cambria Math" w:hAnsi="Arial" w:cs="Arial"/>
                <w:i/>
              </w:rPr>
            </m:ctrlPr>
          </m:sSubPr>
          <m:e>
            <m:r>
              <w:rPr>
                <w:rFonts w:ascii="Cambria Math" w:hAnsi="Cambria Math" w:cs="Arial"/>
              </w:rPr>
              <m:t>F</m:t>
            </m:r>
          </m:e>
          <m:sub>
            <m:r>
              <w:rPr>
                <w:rFonts w:ascii="Cambria Math" w:hAnsi="Cambria Math" w:cs="Arial"/>
              </w:rPr>
              <m:t>R</m:t>
            </m:r>
          </m:sub>
        </m:sSub>
        <m:r>
          <w:rPr>
            <w:rFonts w:ascii="Cambria Math" w:hAnsi="Arial" w:cs="Arial"/>
          </w:rPr>
          <m:t>=</m:t>
        </m:r>
        <m:sSup>
          <m:sSupPr>
            <m:ctrlPr>
              <w:rPr>
                <w:rFonts w:ascii="Cambria Math" w:hAnsi="Arial" w:cs="Arial"/>
                <w:i/>
              </w:rPr>
            </m:ctrlPr>
          </m:sSupPr>
          <m:e>
            <m:sSub>
              <m:sSubPr>
                <m:ctrlPr>
                  <w:rPr>
                    <w:rFonts w:ascii="Cambria Math" w:hAnsi="Arial" w:cs="Arial"/>
                    <w:i/>
                  </w:rPr>
                </m:ctrlPr>
              </m:sSubPr>
              <m:e>
                <m:r>
                  <w:rPr>
                    <w:rFonts w:ascii="Cambria Math" w:hAnsi="Cambria Math" w:cs="Arial"/>
                  </w:rPr>
                  <m:t>F</m:t>
                </m:r>
              </m:e>
              <m:sub>
                <m:r>
                  <w:rPr>
                    <w:rFonts w:ascii="Cambria Math" w:hAnsi="Cambria Math" w:cs="Arial"/>
                  </w:rPr>
                  <m:t>x</m:t>
                </m:r>
              </m:sub>
            </m:sSub>
          </m:e>
          <m:sup>
            <m:r>
              <w:rPr>
                <w:rFonts w:ascii="Cambria Math" w:hAnsi="Arial" w:cs="Arial"/>
              </w:rPr>
              <m:t>2</m:t>
            </m:r>
          </m:sup>
        </m:sSup>
        <m:r>
          <w:rPr>
            <w:rFonts w:ascii="Cambria Math" w:hAnsi="Arial" w:cs="Arial"/>
          </w:rPr>
          <m:t>+</m:t>
        </m:r>
        <m:sSup>
          <m:sSupPr>
            <m:ctrlPr>
              <w:rPr>
                <w:rFonts w:ascii="Cambria Math" w:hAnsi="Arial" w:cs="Arial"/>
                <w:i/>
              </w:rPr>
            </m:ctrlPr>
          </m:sSupPr>
          <m:e>
            <m:sSub>
              <m:sSubPr>
                <m:ctrlPr>
                  <w:rPr>
                    <w:rFonts w:ascii="Cambria Math" w:hAnsi="Arial" w:cs="Arial"/>
                    <w:i/>
                  </w:rPr>
                </m:ctrlPr>
              </m:sSubPr>
              <m:e>
                <m:r>
                  <w:rPr>
                    <w:rFonts w:ascii="Cambria Math" w:hAnsi="Cambria Math" w:cs="Arial"/>
                  </w:rPr>
                  <m:t>F</m:t>
                </m:r>
              </m:e>
              <m:sub>
                <m:r>
                  <w:rPr>
                    <w:rFonts w:ascii="Cambria Math" w:hAnsi="Cambria Math" w:cs="Arial"/>
                  </w:rPr>
                  <m:t>y</m:t>
                </m:r>
              </m:sub>
            </m:sSub>
          </m:e>
          <m:sup>
            <m:r>
              <w:rPr>
                <w:rFonts w:ascii="Cambria Math" w:hAnsi="Arial" w:cs="Arial"/>
              </w:rPr>
              <m:t>2</m:t>
            </m:r>
          </m:sup>
        </m:sSup>
      </m:oMath>
      <w:r w:rsidR="00B43C33" w:rsidRPr="003847C6">
        <w:rPr>
          <w:rFonts w:ascii="Arial" w:hAnsi="Arial" w:cs="Arial"/>
        </w:rPr>
        <w:t xml:space="preserve"> </w:t>
      </w:r>
    </w:p>
    <w:p w:rsidR="00B43C33" w:rsidRPr="003847C6" w:rsidRDefault="00B43C33" w:rsidP="003847C6">
      <w:pPr>
        <w:tabs>
          <w:tab w:val="left" w:pos="1800"/>
        </w:tabs>
        <w:jc w:val="both"/>
        <w:rPr>
          <w:rFonts w:ascii="Arial" w:eastAsiaTheme="minorEastAsia" w:hAnsi="Arial" w:cs="Arial"/>
          <w:sz w:val="24"/>
          <w:szCs w:val="24"/>
        </w:rPr>
      </w:pPr>
    </w:p>
    <w:p w:rsidR="00B617B7" w:rsidRPr="003847C6" w:rsidRDefault="00B617B7" w:rsidP="003847C6">
      <w:pPr>
        <w:tabs>
          <w:tab w:val="left" w:pos="1800"/>
        </w:tabs>
        <w:jc w:val="both"/>
        <w:rPr>
          <w:rFonts w:ascii="Arial" w:eastAsiaTheme="minorEastAsia" w:hAnsi="Arial" w:cs="Arial"/>
          <w:sz w:val="24"/>
          <w:szCs w:val="24"/>
          <w:lang w:eastAsia="es-CO"/>
        </w:rPr>
      </w:pPr>
      <w:r w:rsidRPr="003847C6">
        <w:rPr>
          <w:rFonts w:ascii="Arial" w:eastAsiaTheme="minorEastAsia" w:hAnsi="Arial" w:cs="Arial"/>
          <w:sz w:val="24"/>
          <w:szCs w:val="24"/>
          <w:highlight w:val="yellow"/>
        </w:rPr>
        <w:t xml:space="preserve">Mover la flecha del vector </w:t>
      </w:r>
      <w:r w:rsidRPr="003847C6">
        <w:rPr>
          <w:rFonts w:ascii="Arial" w:hAnsi="Arial" w:cs="Arial"/>
          <w:sz w:val="24"/>
          <w:szCs w:val="24"/>
          <w:highlight w:val="yellow"/>
        </w:rPr>
        <w:t xml:space="preserve"> </w:t>
      </w:r>
      <m:oMath>
        <m:acc>
          <m:accPr>
            <m:chr m:val="⃗"/>
            <m:ctrlPr>
              <w:rPr>
                <w:rFonts w:ascii="Cambria Math" w:eastAsia="Times New Roman" w:hAnsi="Arial" w:cs="Arial"/>
                <w:i/>
                <w:sz w:val="24"/>
                <w:szCs w:val="24"/>
                <w:highlight w:val="yellow"/>
                <w:lang w:eastAsia="es-CO"/>
              </w:rPr>
            </m:ctrlPr>
          </m:accPr>
          <m:e>
            <m:sSub>
              <m:sSubPr>
                <m:ctrlPr>
                  <w:rPr>
                    <w:rFonts w:ascii="Cambria Math" w:eastAsia="Times New Roman" w:hAnsi="Arial" w:cs="Arial"/>
                    <w:i/>
                    <w:sz w:val="24"/>
                    <w:szCs w:val="24"/>
                    <w:highlight w:val="yellow"/>
                    <w:lang w:eastAsia="es-CO"/>
                  </w:rPr>
                </m:ctrlPr>
              </m:sSubPr>
              <m:e>
                <m:r>
                  <w:rPr>
                    <w:rFonts w:ascii="Cambria Math" w:hAnsi="Cambria Math" w:cs="Arial"/>
                    <w:sz w:val="24"/>
                    <w:szCs w:val="24"/>
                    <w:highlight w:val="yellow"/>
                  </w:rPr>
                  <m:t>F</m:t>
                </m:r>
              </m:e>
              <m:sub>
                <m:r>
                  <w:rPr>
                    <w:rFonts w:ascii="Cambria Math" w:hAnsi="Cambria Math" w:cs="Arial"/>
                    <w:sz w:val="24"/>
                    <w:szCs w:val="24"/>
                    <w:highlight w:val="yellow"/>
                  </w:rPr>
                  <m:t>R</m:t>
                </m:r>
              </m:sub>
            </m:sSub>
          </m:e>
        </m:acc>
      </m:oMath>
      <w:r w:rsidRPr="003847C6">
        <w:rPr>
          <w:rFonts w:ascii="Arial" w:eastAsiaTheme="minorEastAsia" w:hAnsi="Arial" w:cs="Arial"/>
          <w:sz w:val="24"/>
          <w:szCs w:val="24"/>
          <w:highlight w:val="yellow"/>
          <w:lang w:eastAsia="es-CO"/>
        </w:rPr>
        <w:t xml:space="preserve"> en cualquier sentido del planto cartesiano, pero iniciando siempre desde el origen. Mostrar las componentes, el ángulo, los dos, poder asignar valores a la fuerza para ver su magnitud y los valores de la componente.</w:t>
      </w:r>
    </w:p>
    <w:p w:rsidR="00187804" w:rsidRPr="003847C6" w:rsidRDefault="00187804" w:rsidP="003847C6">
      <w:pPr>
        <w:tabs>
          <w:tab w:val="left" w:pos="1800"/>
        </w:tabs>
        <w:jc w:val="both"/>
        <w:rPr>
          <w:rFonts w:ascii="Arial" w:eastAsiaTheme="minorEastAsia" w:hAnsi="Arial" w:cs="Arial"/>
          <w:sz w:val="24"/>
          <w:szCs w:val="24"/>
        </w:rPr>
      </w:pPr>
      <w:r w:rsidRPr="003847C6">
        <w:rPr>
          <w:rFonts w:ascii="Arial" w:eastAsiaTheme="minorEastAsia" w:hAnsi="Arial" w:cs="Arial"/>
          <w:b/>
          <w:bCs/>
          <w:sz w:val="24"/>
          <w:szCs w:val="24"/>
        </w:rPr>
        <w:t xml:space="preserve">Composición de fuerzas </w:t>
      </w:r>
    </w:p>
    <w:p w:rsidR="00187804" w:rsidRPr="003847C6" w:rsidRDefault="0018780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Cuando sobre un cuerpo actúan varias fuerzas sus efectos se suman. Podemos encontrar una fuerza resultante que produzca esos mismos efectos. </w:t>
      </w:r>
    </w:p>
    <w:p w:rsidR="00187804" w:rsidRPr="003847C6" w:rsidRDefault="00187804" w:rsidP="003847C6">
      <w:pPr>
        <w:numPr>
          <w:ilvl w:val="0"/>
          <w:numId w:val="5"/>
        </w:numPr>
        <w:tabs>
          <w:tab w:val="left" w:pos="1800"/>
        </w:tabs>
        <w:jc w:val="both"/>
        <w:rPr>
          <w:rFonts w:ascii="Arial" w:eastAsiaTheme="minorEastAsia" w:hAnsi="Arial" w:cs="Arial"/>
          <w:sz w:val="24"/>
          <w:szCs w:val="24"/>
        </w:rPr>
      </w:pPr>
      <w:r w:rsidRPr="003847C6">
        <w:rPr>
          <w:rFonts w:ascii="Arial" w:eastAsiaTheme="minorEastAsia" w:hAnsi="Arial" w:cs="Arial"/>
          <w:b/>
          <w:bCs/>
          <w:sz w:val="24"/>
          <w:szCs w:val="24"/>
        </w:rPr>
        <w:t xml:space="preserve">Fuerzas en la misma dirección </w:t>
      </w:r>
    </w:p>
    <w:p w:rsidR="00187804" w:rsidRPr="003847C6" w:rsidRDefault="00187804" w:rsidP="003847C6">
      <w:pPr>
        <w:tabs>
          <w:tab w:val="left" w:pos="1800"/>
        </w:tabs>
        <w:jc w:val="both"/>
        <w:rPr>
          <w:rFonts w:ascii="Arial" w:eastAsiaTheme="minorEastAsia" w:hAnsi="Arial" w:cs="Arial"/>
          <w:sz w:val="24"/>
          <w:szCs w:val="24"/>
        </w:rPr>
      </w:pPr>
    </w:p>
    <w:p w:rsidR="00187804" w:rsidRPr="003847C6" w:rsidRDefault="00187804" w:rsidP="003847C6">
      <w:pPr>
        <w:tabs>
          <w:tab w:val="left" w:pos="1800"/>
        </w:tabs>
        <w:jc w:val="both"/>
        <w:rPr>
          <w:rFonts w:ascii="Arial" w:eastAsiaTheme="minorEastAsia" w:hAnsi="Arial" w:cs="Arial"/>
          <w:sz w:val="24"/>
          <w:szCs w:val="24"/>
          <w:u w:val="single"/>
        </w:rPr>
      </w:pPr>
      <w:r w:rsidRPr="003847C6">
        <w:rPr>
          <w:rFonts w:ascii="Arial" w:eastAsiaTheme="minorEastAsia" w:hAnsi="Arial" w:cs="Arial"/>
          <w:sz w:val="24"/>
          <w:szCs w:val="24"/>
          <w:u w:val="single"/>
        </w:rPr>
        <w:t xml:space="preserve">Mismo sentido </w:t>
      </w:r>
    </w:p>
    <w:p w:rsidR="00187804" w:rsidRPr="003847C6" w:rsidRDefault="00187804"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5612130" cy="816789"/>
            <wp:effectExtent l="19050" t="0" r="7620" b="0"/>
            <wp:docPr id="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5612130" cy="816789"/>
                    </a:xfrm>
                    <a:prstGeom prst="rect">
                      <a:avLst/>
                    </a:prstGeom>
                    <a:noFill/>
                    <a:ln w="9525">
                      <a:noFill/>
                      <a:miter lim="800000"/>
                      <a:headEnd/>
                      <a:tailEnd/>
                    </a:ln>
                  </pic:spPr>
                </pic:pic>
              </a:graphicData>
            </a:graphic>
          </wp:inline>
        </w:drawing>
      </w:r>
    </w:p>
    <w:p w:rsidR="00187804" w:rsidRPr="003847C6" w:rsidRDefault="0018780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u w:val="single"/>
        </w:rPr>
        <w:t xml:space="preserve">Sentidos contrarios </w:t>
      </w:r>
    </w:p>
    <w:p w:rsidR="00187804" w:rsidRPr="003847C6" w:rsidRDefault="0018780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El módulo de la fuerza resultante es la resta de los módulos y el sentido de la resultante, el de la mayor.</w:t>
      </w:r>
    </w:p>
    <w:p w:rsidR="00CA1D80" w:rsidRPr="003847C6" w:rsidRDefault="00187804"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5612130" cy="1149569"/>
            <wp:effectExtent l="19050" t="0" r="7620" b="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5612130" cy="1149569"/>
                    </a:xfrm>
                    <a:prstGeom prst="rect">
                      <a:avLst/>
                    </a:prstGeom>
                    <a:noFill/>
                    <a:ln w="9525">
                      <a:noFill/>
                      <a:miter lim="800000"/>
                      <a:headEnd/>
                      <a:tailEnd/>
                    </a:ln>
                  </pic:spPr>
                </pic:pic>
              </a:graphicData>
            </a:graphic>
          </wp:inline>
        </w:drawing>
      </w:r>
    </w:p>
    <w:p w:rsidR="00187804" w:rsidRPr="003847C6" w:rsidRDefault="0018780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El teorema de Pitágoras</w:t>
      </w:r>
      <w:r w:rsidR="00A15775" w:rsidRPr="003847C6">
        <w:rPr>
          <w:rFonts w:ascii="Arial" w:eastAsiaTheme="minorEastAsia" w:hAnsi="Arial" w:cs="Arial"/>
          <w:sz w:val="24"/>
          <w:szCs w:val="24"/>
        </w:rPr>
        <w:t>, que sirve para hallar la magnitud de una fuerza.</w:t>
      </w:r>
      <w:r w:rsidR="00F20037" w:rsidRPr="003847C6">
        <w:rPr>
          <w:rFonts w:ascii="Arial" w:eastAsiaTheme="minorEastAsia" w:hAnsi="Arial" w:cs="Arial"/>
          <w:sz w:val="24"/>
          <w:szCs w:val="24"/>
        </w:rPr>
        <w:t xml:space="preserve"> </w:t>
      </w:r>
      <w:r w:rsidR="00F20037" w:rsidRPr="003847C6">
        <w:rPr>
          <w:rFonts w:ascii="Arial" w:eastAsiaTheme="minorEastAsia" w:hAnsi="Arial" w:cs="Arial"/>
          <w:sz w:val="24"/>
          <w:szCs w:val="24"/>
          <w:highlight w:val="cyan"/>
        </w:rPr>
        <w:t>Recordar suma de vectores.</w:t>
      </w:r>
    </w:p>
    <w:p w:rsidR="00187804" w:rsidRPr="003847C6" w:rsidRDefault="00187804"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5516880" cy="2306320"/>
            <wp:effectExtent l="19050" t="0" r="762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srcRect/>
                    <a:stretch>
                      <a:fillRect/>
                    </a:stretch>
                  </pic:blipFill>
                  <pic:spPr bwMode="auto">
                    <a:xfrm>
                      <a:off x="0" y="0"/>
                      <a:ext cx="5516880" cy="2306320"/>
                    </a:xfrm>
                    <a:prstGeom prst="rect">
                      <a:avLst/>
                    </a:prstGeom>
                    <a:noFill/>
                    <a:ln w="9525">
                      <a:noFill/>
                      <a:miter lim="800000"/>
                      <a:headEnd/>
                      <a:tailEnd/>
                    </a:ln>
                  </pic:spPr>
                </pic:pic>
              </a:graphicData>
            </a:graphic>
          </wp:inline>
        </w:drawing>
      </w:r>
    </w:p>
    <w:p w:rsidR="00D76457" w:rsidRPr="003847C6" w:rsidRDefault="000C3B8A"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LEYES DE NEWTON</w:t>
      </w:r>
    </w:p>
    <w:p w:rsidR="00D76457" w:rsidRPr="003847C6" w:rsidRDefault="00D76457" w:rsidP="003847C6">
      <w:pPr>
        <w:tabs>
          <w:tab w:val="left" w:pos="1800"/>
        </w:tabs>
        <w:jc w:val="both"/>
        <w:rPr>
          <w:rFonts w:ascii="Arial" w:eastAsiaTheme="minorEastAsia" w:hAnsi="Arial" w:cs="Arial"/>
          <w:sz w:val="24"/>
          <w:szCs w:val="24"/>
        </w:rPr>
      </w:pPr>
      <w:r w:rsidRPr="008E3168">
        <w:rPr>
          <w:rFonts w:ascii="Arial" w:eastAsiaTheme="minorEastAsia" w:hAnsi="Arial" w:cs="Arial"/>
          <w:sz w:val="24"/>
          <w:szCs w:val="24"/>
        </w:rPr>
        <w:t>Las Leyes de Newton, también conocidas como Leyes del movimiento de Newton, son tres principios a partir de los cuales se explican la mayor parte de los problemas planteados por la dinámica, en particular aquellos relativos al movimiento de los cuerpos.</w:t>
      </w:r>
      <w:r w:rsidRPr="003847C6">
        <w:rPr>
          <w:rFonts w:ascii="Arial" w:eastAsiaTheme="minorEastAsia" w:hAnsi="Arial" w:cs="Arial"/>
          <w:sz w:val="24"/>
          <w:szCs w:val="24"/>
        </w:rPr>
        <w:t xml:space="preserve"> </w:t>
      </w:r>
    </w:p>
    <w:p w:rsidR="00F25416" w:rsidRPr="003847C6" w:rsidRDefault="00F25416" w:rsidP="003847C6">
      <w:pPr>
        <w:tabs>
          <w:tab w:val="left" w:pos="1800"/>
        </w:tabs>
        <w:jc w:val="both"/>
        <w:rPr>
          <w:rFonts w:ascii="Arial" w:eastAsiaTheme="minorEastAsia" w:hAnsi="Arial" w:cs="Arial"/>
          <w:sz w:val="24"/>
          <w:szCs w:val="24"/>
          <w:highlight w:val="yellow"/>
        </w:rPr>
      </w:pPr>
      <w:r w:rsidRPr="003847C6">
        <w:rPr>
          <w:rFonts w:ascii="Arial" w:eastAsiaTheme="minorEastAsia" w:hAnsi="Arial" w:cs="Arial"/>
          <w:sz w:val="24"/>
          <w:szCs w:val="24"/>
          <w:highlight w:val="yellow"/>
        </w:rPr>
        <w:t>Segunda ley</w:t>
      </w:r>
    </w:p>
    <w:p w:rsidR="00D76457" w:rsidRPr="008E3168" w:rsidRDefault="00D76457" w:rsidP="003847C6">
      <w:pPr>
        <w:tabs>
          <w:tab w:val="left" w:pos="1800"/>
        </w:tabs>
        <w:jc w:val="both"/>
        <w:rPr>
          <w:rFonts w:ascii="Arial" w:eastAsiaTheme="minorEastAsia" w:hAnsi="Arial" w:cs="Arial"/>
          <w:b/>
          <w:color w:val="1F497D" w:themeColor="text2"/>
          <w:sz w:val="24"/>
          <w:szCs w:val="24"/>
        </w:rPr>
      </w:pPr>
      <w:r w:rsidRPr="008E3168">
        <w:rPr>
          <w:rFonts w:ascii="Arial" w:eastAsiaTheme="minorEastAsia" w:hAnsi="Arial" w:cs="Arial"/>
          <w:b/>
          <w:color w:val="1F497D" w:themeColor="text2"/>
          <w:sz w:val="24"/>
          <w:szCs w:val="24"/>
        </w:rPr>
        <w:lastRenderedPageBreak/>
        <w:t>Isaac Newton</w:t>
      </w:r>
    </w:p>
    <w:p w:rsidR="00D76457" w:rsidRPr="008E3168" w:rsidRDefault="00D76457" w:rsidP="003847C6">
      <w:pPr>
        <w:tabs>
          <w:tab w:val="left" w:pos="1800"/>
        </w:tabs>
        <w:jc w:val="both"/>
        <w:rPr>
          <w:rFonts w:ascii="Arial" w:eastAsiaTheme="minorEastAsia" w:hAnsi="Arial" w:cs="Arial"/>
          <w:sz w:val="24"/>
          <w:szCs w:val="24"/>
        </w:rPr>
      </w:pPr>
      <w:r w:rsidRPr="008E3168">
        <w:rPr>
          <w:rFonts w:ascii="Arial" w:eastAsiaTheme="minorEastAsia" w:hAnsi="Arial" w:cs="Arial"/>
          <w:sz w:val="24"/>
          <w:szCs w:val="24"/>
        </w:rPr>
        <w:t xml:space="preserve">Científico inglés (Woolsthorpe, Lincolnshire, 1642 - Londres, 1727). Hijo póstumo y prematuro, su madre preparó para él un destino de granjero; pero finalmente se convenció del talento del muchacho y le envió a la Universidad de Cambridge, en donde hubo de trabajar para pagarse los estudios. Allí Newton no destacó especialmente, pero asimiló los conocimientos y principios científicos de mediados del siglo XVII, con las innovaciones introducidas por Galileo, Bacon, Descartes, Kepler y otros. </w:t>
      </w:r>
    </w:p>
    <w:p w:rsidR="00D76457" w:rsidRPr="008E3168" w:rsidRDefault="00D76457" w:rsidP="003847C6">
      <w:pPr>
        <w:tabs>
          <w:tab w:val="left" w:pos="1800"/>
        </w:tabs>
        <w:jc w:val="both"/>
        <w:rPr>
          <w:rFonts w:ascii="Arial" w:eastAsiaTheme="minorEastAsia" w:hAnsi="Arial" w:cs="Arial"/>
          <w:sz w:val="24"/>
          <w:szCs w:val="24"/>
        </w:rPr>
      </w:pPr>
      <w:r w:rsidRPr="008E3168">
        <w:rPr>
          <w:rFonts w:ascii="Arial" w:eastAsiaTheme="minorEastAsia" w:hAnsi="Arial" w:cs="Arial"/>
          <w:sz w:val="24"/>
          <w:szCs w:val="24"/>
        </w:rPr>
        <w:t>Tras su graduación en 1665, Isaac Newton se orientó hacia la investigación en Física y Matemáticas, con tal acierto que a los 29 años ya había formulado teorías que señalarían el camino de la ciencia moderna hasta el siglo xx; por entonces ya había obtenido una cátedra en su universidad (1669).</w:t>
      </w:r>
    </w:p>
    <w:p w:rsidR="00D76457" w:rsidRPr="003847C6" w:rsidRDefault="00D76457" w:rsidP="003847C6">
      <w:pPr>
        <w:tabs>
          <w:tab w:val="left" w:pos="1800"/>
        </w:tabs>
        <w:jc w:val="both"/>
        <w:rPr>
          <w:rFonts w:ascii="Arial" w:eastAsiaTheme="minorEastAsia" w:hAnsi="Arial" w:cs="Arial"/>
          <w:sz w:val="24"/>
          <w:szCs w:val="24"/>
          <w:highlight w:val="cyan"/>
        </w:rPr>
      </w:pPr>
      <w:r w:rsidRPr="003847C6">
        <w:rPr>
          <w:rFonts w:ascii="Arial" w:eastAsiaTheme="minorEastAsia" w:hAnsi="Arial" w:cs="Arial"/>
          <w:noProof/>
          <w:sz w:val="24"/>
          <w:szCs w:val="24"/>
          <w:highlight w:val="cyan"/>
          <w:lang w:eastAsia="es-CO"/>
        </w:rPr>
        <w:drawing>
          <wp:inline distT="0" distB="0" distL="0" distR="0">
            <wp:extent cx="2505075" cy="2261635"/>
            <wp:effectExtent l="19050" t="0" r="9525" b="0"/>
            <wp:docPr id="42" name="Imagen 42" descr="http://www.biografiasyvidas.com/biografia/n/fotos/new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iografiasyvidas.com/biografia/n/fotos/newton.jpg"/>
                    <pic:cNvPicPr>
                      <a:picLocks noChangeAspect="1" noChangeArrowheads="1"/>
                    </pic:cNvPicPr>
                  </pic:nvPicPr>
                  <pic:blipFill>
                    <a:blip r:embed="rId75" cstate="print"/>
                    <a:srcRect/>
                    <a:stretch>
                      <a:fillRect/>
                    </a:stretch>
                  </pic:blipFill>
                  <pic:spPr bwMode="auto">
                    <a:xfrm>
                      <a:off x="0" y="0"/>
                      <a:ext cx="2507040" cy="2263409"/>
                    </a:xfrm>
                    <a:prstGeom prst="rect">
                      <a:avLst/>
                    </a:prstGeom>
                    <a:noFill/>
                    <a:ln w="9525">
                      <a:noFill/>
                      <a:miter lim="800000"/>
                      <a:headEnd/>
                      <a:tailEnd/>
                    </a:ln>
                  </pic:spPr>
                </pic:pic>
              </a:graphicData>
            </a:graphic>
          </wp:inline>
        </w:drawing>
      </w:r>
      <w:r w:rsidRPr="003847C6">
        <w:rPr>
          <w:rFonts w:ascii="Arial" w:eastAsiaTheme="minorEastAsia" w:hAnsi="Arial" w:cs="Arial"/>
          <w:sz w:val="24"/>
          <w:szCs w:val="24"/>
          <w:highlight w:val="cyan"/>
        </w:rPr>
        <w:br/>
        <w:t>Isaac Newton</w:t>
      </w:r>
    </w:p>
    <w:p w:rsidR="00D76457" w:rsidRPr="003847C6" w:rsidRDefault="00D76457" w:rsidP="003847C6">
      <w:pPr>
        <w:tabs>
          <w:tab w:val="left" w:pos="1800"/>
        </w:tabs>
        <w:jc w:val="both"/>
        <w:rPr>
          <w:rFonts w:ascii="Arial" w:eastAsiaTheme="minorEastAsia" w:hAnsi="Arial" w:cs="Arial"/>
          <w:sz w:val="24"/>
          <w:szCs w:val="24"/>
          <w:highlight w:val="cyan"/>
        </w:rPr>
      </w:pPr>
      <w:r w:rsidRPr="003847C6">
        <w:rPr>
          <w:rFonts w:ascii="Arial" w:eastAsiaTheme="minorEastAsia" w:hAnsi="Arial" w:cs="Arial"/>
          <w:sz w:val="24"/>
          <w:szCs w:val="24"/>
          <w:highlight w:val="cyan"/>
        </w:rPr>
        <w:t>Suele considerarse a Isaac Newton uno de los protagonistas principales de la llamada «Revolución científica» del siglo XVII y, en cualquier caso, el padre de la mecánica moderna. No obstante, siempre fue remiso a dar publicidad a sus descubrimientos, razón por la que muchos de ellos se conocieron con años de retraso.</w:t>
      </w:r>
    </w:p>
    <w:p w:rsidR="00D76457" w:rsidRPr="003847C6" w:rsidRDefault="00D76457" w:rsidP="003847C6">
      <w:pPr>
        <w:tabs>
          <w:tab w:val="left" w:pos="1800"/>
        </w:tabs>
        <w:jc w:val="both"/>
        <w:rPr>
          <w:rFonts w:ascii="Arial" w:eastAsiaTheme="minorEastAsia" w:hAnsi="Arial" w:cs="Arial"/>
          <w:sz w:val="24"/>
          <w:szCs w:val="24"/>
          <w:highlight w:val="cyan"/>
        </w:rPr>
      </w:pPr>
      <w:r w:rsidRPr="003847C6">
        <w:rPr>
          <w:rFonts w:ascii="Arial" w:eastAsiaTheme="minorEastAsia" w:hAnsi="Arial" w:cs="Arial"/>
          <w:sz w:val="24"/>
          <w:szCs w:val="24"/>
          <w:highlight w:val="cyan"/>
        </w:rPr>
        <w:t xml:space="preserve">Newton coincidió con Leibniz en el descubrimiento del cálculo integral, que contribuiría a una profunda renovación de las Matemáticas; también formuló el teorema del binomio </w:t>
      </w:r>
      <w:r w:rsidRPr="003847C6">
        <w:rPr>
          <w:rFonts w:ascii="Arial" w:eastAsiaTheme="minorEastAsia" w:hAnsi="Arial" w:cs="Arial"/>
          <w:i/>
          <w:iCs/>
          <w:sz w:val="24"/>
          <w:szCs w:val="24"/>
          <w:highlight w:val="cyan"/>
        </w:rPr>
        <w:t xml:space="preserve">(binomio de Newton). </w:t>
      </w:r>
      <w:r w:rsidRPr="003847C6">
        <w:rPr>
          <w:rFonts w:ascii="Arial" w:eastAsiaTheme="minorEastAsia" w:hAnsi="Arial" w:cs="Arial"/>
          <w:sz w:val="24"/>
          <w:szCs w:val="24"/>
          <w:highlight w:val="cyan"/>
        </w:rPr>
        <w:t xml:space="preserve">Pero sus aportaciones esenciales se produjeron en el terreno de la Física. </w:t>
      </w:r>
    </w:p>
    <w:p w:rsidR="00D76457" w:rsidRPr="003847C6" w:rsidRDefault="00D76457" w:rsidP="003847C6">
      <w:pPr>
        <w:tabs>
          <w:tab w:val="left" w:pos="1800"/>
        </w:tabs>
        <w:jc w:val="both"/>
        <w:rPr>
          <w:rFonts w:ascii="Arial" w:eastAsiaTheme="minorEastAsia" w:hAnsi="Arial" w:cs="Arial"/>
          <w:sz w:val="24"/>
          <w:szCs w:val="24"/>
          <w:highlight w:val="cyan"/>
        </w:rPr>
      </w:pPr>
      <w:r w:rsidRPr="003847C6">
        <w:rPr>
          <w:rFonts w:ascii="Arial" w:eastAsiaTheme="minorEastAsia" w:hAnsi="Arial" w:cs="Arial"/>
          <w:sz w:val="24"/>
          <w:szCs w:val="24"/>
          <w:highlight w:val="cyan"/>
        </w:rPr>
        <w:t xml:space="preserve">Sus primeras investigaciones giraron en torno a la óptica: explicando la composición de la luz blanca como mezcla de los colores del arco iris, Isaac Newton formuló una teoría sobre la naturaleza corpuscular de la luz y diseñó en </w:t>
      </w:r>
      <w:r w:rsidRPr="003847C6">
        <w:rPr>
          <w:rFonts w:ascii="Arial" w:eastAsiaTheme="minorEastAsia" w:hAnsi="Arial" w:cs="Arial"/>
          <w:sz w:val="24"/>
          <w:szCs w:val="24"/>
          <w:highlight w:val="cyan"/>
        </w:rPr>
        <w:lastRenderedPageBreak/>
        <w:t xml:space="preserve">1668 el primer telescopio de reflector, del tipo de los que se usan actualmente en la mayoría de los observatorios astronómicos; más tarde recogió su visión de esta materia en la obra </w:t>
      </w:r>
      <w:r w:rsidRPr="003847C6">
        <w:rPr>
          <w:rFonts w:ascii="Arial" w:eastAsiaTheme="minorEastAsia" w:hAnsi="Arial" w:cs="Arial"/>
          <w:i/>
          <w:iCs/>
          <w:sz w:val="24"/>
          <w:szCs w:val="24"/>
          <w:highlight w:val="cyan"/>
        </w:rPr>
        <w:t xml:space="preserve">Óptica </w:t>
      </w:r>
      <w:r w:rsidRPr="003847C6">
        <w:rPr>
          <w:rFonts w:ascii="Arial" w:eastAsiaTheme="minorEastAsia" w:hAnsi="Arial" w:cs="Arial"/>
          <w:sz w:val="24"/>
          <w:szCs w:val="24"/>
          <w:highlight w:val="cyan"/>
        </w:rPr>
        <w:t xml:space="preserve">(1703). </w:t>
      </w:r>
    </w:p>
    <w:p w:rsidR="00D76457" w:rsidRPr="003847C6" w:rsidRDefault="00D76457" w:rsidP="003847C6">
      <w:pPr>
        <w:tabs>
          <w:tab w:val="left" w:pos="1800"/>
        </w:tabs>
        <w:jc w:val="both"/>
        <w:rPr>
          <w:rFonts w:ascii="Arial" w:eastAsiaTheme="minorEastAsia" w:hAnsi="Arial" w:cs="Arial"/>
          <w:sz w:val="24"/>
          <w:szCs w:val="24"/>
          <w:highlight w:val="cyan"/>
        </w:rPr>
      </w:pPr>
      <w:r w:rsidRPr="003847C6">
        <w:rPr>
          <w:rFonts w:ascii="Arial" w:eastAsiaTheme="minorEastAsia" w:hAnsi="Arial" w:cs="Arial"/>
          <w:sz w:val="24"/>
          <w:szCs w:val="24"/>
          <w:highlight w:val="cyan"/>
        </w:rPr>
        <w:t xml:space="preserve">También trabajó en otras áreas, como la termodinámica y la acústica; pero su lugar en la historia de la ciencia se lo debe sobre todo a su refundación de la mecánica. En su obra más importante, </w:t>
      </w:r>
      <w:r w:rsidRPr="003847C6">
        <w:rPr>
          <w:rFonts w:ascii="Arial" w:eastAsiaTheme="minorEastAsia" w:hAnsi="Arial" w:cs="Arial"/>
          <w:i/>
          <w:iCs/>
          <w:sz w:val="24"/>
          <w:szCs w:val="24"/>
          <w:highlight w:val="cyan"/>
        </w:rPr>
        <w:t xml:space="preserve">Principios matemáticos de la filosofía natural </w:t>
      </w:r>
      <w:r w:rsidRPr="003847C6">
        <w:rPr>
          <w:rFonts w:ascii="Arial" w:eastAsiaTheme="minorEastAsia" w:hAnsi="Arial" w:cs="Arial"/>
          <w:sz w:val="24"/>
          <w:szCs w:val="24"/>
          <w:highlight w:val="cyan"/>
        </w:rPr>
        <w:t>(1687), formuló rigurosamente las tres leyes fundamentales del movimiento: la primera ley de Newton o ley de la inercia, según la cual todo cuerpo permanece en reposo o en movimiento rectilíneo uniforme si no actúa sobre él ninguna fuerza; la segunda o principio fundamental de la dinámica, según el cual la aceleración que experimenta un cuerpo es igual a la fuerza ejercida sobre él dividida por su masa; y la tercera, que explica que por cada fuerza o acción ejercida sobre un cuerpo existe una reacción igual de sentido contrario.</w:t>
      </w:r>
    </w:p>
    <w:p w:rsidR="00D76457" w:rsidRPr="003847C6" w:rsidRDefault="00D76457" w:rsidP="003847C6">
      <w:pPr>
        <w:tabs>
          <w:tab w:val="left" w:pos="1800"/>
        </w:tabs>
        <w:jc w:val="both"/>
        <w:rPr>
          <w:ins w:id="1" w:author="Unknown"/>
          <w:rFonts w:ascii="Arial" w:eastAsiaTheme="minorEastAsia" w:hAnsi="Arial" w:cs="Arial"/>
          <w:sz w:val="24"/>
          <w:szCs w:val="24"/>
          <w:highlight w:val="cyan"/>
        </w:rPr>
      </w:pPr>
      <w:ins w:id="2" w:author="Unknown">
        <w:r w:rsidRPr="003847C6">
          <w:rPr>
            <w:rFonts w:ascii="Arial" w:eastAsiaTheme="minorEastAsia" w:hAnsi="Arial" w:cs="Arial"/>
            <w:sz w:val="24"/>
            <w:szCs w:val="24"/>
            <w:highlight w:val="cyan"/>
          </w:rPr>
          <w:t xml:space="preserve">De estas tres leyes dedujo una cuarta, que es la más conocida: la ley de la gravedad, que según la leyenda le fue sugerida por la observación de la caída de una manzana del árbol. Descubrió que la fuerza de atracción entre la Tierra y la Luna era directamente proporcional al producto de sus masas e inversamente proporcional al cuadrado de la distancia que las separa, calculándose dicha fuerza mediante el producto de ese cociente por una constante </w:t>
        </w:r>
        <w:r w:rsidRPr="003847C6">
          <w:rPr>
            <w:rFonts w:ascii="Arial" w:eastAsiaTheme="minorEastAsia" w:hAnsi="Arial" w:cs="Arial"/>
            <w:i/>
            <w:iCs/>
            <w:sz w:val="24"/>
            <w:szCs w:val="24"/>
            <w:highlight w:val="cyan"/>
          </w:rPr>
          <w:t xml:space="preserve">G; </w:t>
        </w:r>
        <w:r w:rsidRPr="003847C6">
          <w:rPr>
            <w:rFonts w:ascii="Arial" w:eastAsiaTheme="minorEastAsia" w:hAnsi="Arial" w:cs="Arial"/>
            <w:sz w:val="24"/>
            <w:szCs w:val="24"/>
            <w:highlight w:val="cyan"/>
          </w:rPr>
          <w:t xml:space="preserve">al extender ese principio general a todos los cuerpos del Universo lo convirtió en la ley de gravitación universal. </w:t>
        </w:r>
      </w:ins>
    </w:p>
    <w:p w:rsidR="00D76457" w:rsidRPr="003847C6" w:rsidRDefault="00D76457" w:rsidP="003847C6">
      <w:pPr>
        <w:tabs>
          <w:tab w:val="left" w:pos="1800"/>
        </w:tabs>
        <w:jc w:val="both"/>
        <w:rPr>
          <w:ins w:id="3" w:author="Unknown"/>
          <w:rFonts w:ascii="Arial" w:eastAsiaTheme="minorEastAsia" w:hAnsi="Arial" w:cs="Arial"/>
          <w:sz w:val="24"/>
          <w:szCs w:val="24"/>
          <w:highlight w:val="cyan"/>
        </w:rPr>
      </w:pPr>
      <w:ins w:id="4" w:author="Unknown">
        <w:r w:rsidRPr="003847C6">
          <w:rPr>
            <w:rFonts w:ascii="Arial" w:eastAsiaTheme="minorEastAsia" w:hAnsi="Arial" w:cs="Arial"/>
            <w:sz w:val="24"/>
            <w:szCs w:val="24"/>
            <w:highlight w:val="cyan"/>
          </w:rPr>
          <w:t>La mayor parte de estas ideas circulaban ya en el ambiente científico de la época; pero Newton les dio el carácter sistemático de una teoría general, capaz de sustentar la concepción científica del Universo durante varios siglos. Hasta que terminó su trabajo científico propiamente dicho (hacia 1693), Newton se dedicó a aplicar sus principios generales a la resolución de problemas concretos, como la predicción de la posición exacta de los cuerpos celestes, convirtiéndose en el mayor astrónomo del siglo. Sobre todos estos temas mantuvo agrios debates con otros científicos (como Halley, Hooker, Leibniz o Flamsteed), en los que encajó mal las críticas y se mostró extremadamente celoso de sus posiciones.</w:t>
        </w:r>
      </w:ins>
    </w:p>
    <w:p w:rsidR="00D76457" w:rsidRPr="003847C6" w:rsidRDefault="00D76457" w:rsidP="003847C6">
      <w:pPr>
        <w:tabs>
          <w:tab w:val="left" w:pos="1800"/>
        </w:tabs>
        <w:jc w:val="both"/>
        <w:rPr>
          <w:ins w:id="5" w:author="Unknown"/>
          <w:rFonts w:ascii="Arial" w:eastAsiaTheme="minorEastAsia" w:hAnsi="Arial" w:cs="Arial"/>
          <w:sz w:val="24"/>
          <w:szCs w:val="24"/>
        </w:rPr>
      </w:pPr>
      <w:ins w:id="6" w:author="Unknown">
        <w:r w:rsidRPr="003847C6">
          <w:rPr>
            <w:rFonts w:ascii="Arial" w:eastAsiaTheme="minorEastAsia" w:hAnsi="Arial" w:cs="Arial"/>
            <w:sz w:val="24"/>
            <w:szCs w:val="24"/>
            <w:highlight w:val="cyan"/>
          </w:rPr>
          <w:t xml:space="preserve">Como profesor de Cambridge, Newton se enfrentó a los abusos de Jacobo II contra la universidad, lo cual le llevó a aceptar un escaño en el Parlamento surgido de la «Gloriosa Revolución» (1689-90). En 1696 el régimen le nombró director de la Casa de la Moneda, buscando en él un administrador inteligente y honrado para poner coto a las falsificaciones. Volvería a representar a su universidad en el Parlamento en 1701. En 1703 fue nombrado presidente de la </w:t>
        </w:r>
        <w:r w:rsidRPr="003847C6">
          <w:rPr>
            <w:rFonts w:ascii="Arial" w:eastAsiaTheme="minorEastAsia" w:hAnsi="Arial" w:cs="Arial"/>
            <w:i/>
            <w:iCs/>
            <w:sz w:val="24"/>
            <w:szCs w:val="24"/>
            <w:highlight w:val="cyan"/>
          </w:rPr>
          <w:t xml:space="preserve">Royal Society </w:t>
        </w:r>
        <w:r w:rsidRPr="003847C6">
          <w:rPr>
            <w:rFonts w:ascii="Arial" w:eastAsiaTheme="minorEastAsia" w:hAnsi="Arial" w:cs="Arial"/>
            <w:sz w:val="24"/>
            <w:szCs w:val="24"/>
            <w:highlight w:val="cyan"/>
          </w:rPr>
          <w:t>de Londres. Y en 1705 culminó la ascensión de su prestigio al ser nombrado caballero.</w:t>
        </w:r>
      </w:ins>
    </w:p>
    <w:p w:rsidR="00D76457" w:rsidRPr="003847C6" w:rsidRDefault="00D76457" w:rsidP="003847C6">
      <w:pPr>
        <w:tabs>
          <w:tab w:val="left" w:pos="1800"/>
        </w:tabs>
        <w:jc w:val="both"/>
        <w:rPr>
          <w:rFonts w:ascii="Arial" w:eastAsiaTheme="minorEastAsia" w:hAnsi="Arial" w:cs="Arial"/>
          <w:sz w:val="24"/>
          <w:szCs w:val="24"/>
        </w:rPr>
      </w:pPr>
    </w:p>
    <w:p w:rsidR="00D76457" w:rsidRPr="003847C6" w:rsidRDefault="00D76457"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highlight w:val="yellow"/>
        </w:rPr>
        <w:t>Al dar clic en Newton se muestre la biografía de él. Toda en una ventana con slider.</w:t>
      </w:r>
    </w:p>
    <w:p w:rsidR="00D76457" w:rsidRPr="003847C6" w:rsidRDefault="00D76457"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Primera ley de Newton</w:t>
      </w:r>
      <w:r w:rsidR="00F25416" w:rsidRPr="003847C6">
        <w:rPr>
          <w:rFonts w:ascii="Arial" w:eastAsiaTheme="minorEastAsia" w:hAnsi="Arial" w:cs="Arial"/>
          <w:b/>
          <w:sz w:val="24"/>
          <w:szCs w:val="24"/>
        </w:rPr>
        <w:t>. Ley de la inercia</w:t>
      </w:r>
    </w:p>
    <w:p w:rsidR="00F25416" w:rsidRPr="003847C6" w:rsidRDefault="00F25416" w:rsidP="003847C6">
      <w:pPr>
        <w:tabs>
          <w:tab w:val="left" w:pos="1800"/>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Definición:</w:t>
      </w:r>
    </w:p>
    <w:p w:rsidR="00F25416" w:rsidRPr="003847C6" w:rsidRDefault="00F25416"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Un cuerpo permanece en estado de reposo o de movimiento rectilíneo uniforme a menos que una fuerza externa no equilibrada actúe sobre él.</w:t>
      </w:r>
    </w:p>
    <w:p w:rsidR="00571EB5" w:rsidRPr="003847C6" w:rsidRDefault="00571EB5"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Inercia:</w:t>
      </w:r>
    </w:p>
    <w:p w:rsidR="00571EB5" w:rsidRPr="003847C6" w:rsidRDefault="00571EB5" w:rsidP="003847C6">
      <w:pPr>
        <w:tabs>
          <w:tab w:val="left" w:pos="1800"/>
        </w:tabs>
        <w:jc w:val="both"/>
        <w:rPr>
          <w:rFonts w:ascii="Arial" w:eastAsiaTheme="minorEastAsia" w:hAnsi="Arial" w:cs="Arial"/>
          <w:sz w:val="24"/>
          <w:szCs w:val="24"/>
        </w:rPr>
      </w:pPr>
      <w:r w:rsidRPr="003847C6">
        <w:rPr>
          <w:rFonts w:ascii="Arial" w:eastAsiaTheme="minorEastAsia" w:hAnsi="Arial" w:cs="Arial"/>
          <w:b/>
          <w:color w:val="C00000"/>
          <w:sz w:val="24"/>
          <w:szCs w:val="24"/>
        </w:rPr>
        <w:t>Definición:</w:t>
      </w:r>
      <w:r w:rsidRPr="003847C6">
        <w:rPr>
          <w:rFonts w:ascii="Arial" w:eastAsiaTheme="minorEastAsia" w:hAnsi="Arial" w:cs="Arial"/>
          <w:sz w:val="24"/>
          <w:szCs w:val="24"/>
        </w:rPr>
        <w:t xml:space="preserve"> es toda propiedad que posee una partícula</w:t>
      </w:r>
      <w:r w:rsidR="00F54DFD" w:rsidRPr="003847C6">
        <w:rPr>
          <w:rFonts w:ascii="Arial" w:eastAsiaTheme="minorEastAsia" w:hAnsi="Arial" w:cs="Arial"/>
          <w:sz w:val="24"/>
          <w:szCs w:val="24"/>
        </w:rPr>
        <w:t xml:space="preserve"> que le permite mantener un estado de movimiento constante o de reposo.</w:t>
      </w:r>
    </w:p>
    <w:p w:rsidR="00571EB5" w:rsidRPr="003847C6" w:rsidRDefault="00571EB5"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Toda materia posee inercia.</w:t>
      </w:r>
    </w:p>
    <w:p w:rsidR="00F25416" w:rsidRPr="003847C6" w:rsidRDefault="00571EB5" w:rsidP="003847C6">
      <w:pPr>
        <w:tabs>
          <w:tab w:val="left" w:pos="1800"/>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Ejemplo:</w:t>
      </w:r>
    </w:p>
    <w:p w:rsidR="00571EB5" w:rsidRPr="003847C6" w:rsidRDefault="00571EB5"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highlight w:val="magenta"/>
        </w:rPr>
        <w:t>Cuando un automóvil se acelera, los pasajeros obedecen esta ley al tratar de permanecer en reposo hasta que la fuerza externa ejercida por el asiento los pone en estado de movimiento. Así mismo, cuando el automóvil se detiene, los pasajeros tienden a seguir su movimiento con velocidad constante hasta que son detenidos por los cinturones de seguridad o por su propio esfuerzo.</w:t>
      </w:r>
    </w:p>
    <w:p w:rsidR="00571EB5" w:rsidRPr="003847C6" w:rsidRDefault="00571EB5"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highlight w:val="yellow"/>
        </w:rPr>
        <w:t>Esto decirlo en voz y visualizarlo mediante una animación.</w:t>
      </w:r>
    </w:p>
    <w:p w:rsidR="00D76457" w:rsidRPr="003847C6" w:rsidRDefault="00D76457" w:rsidP="003847C6">
      <w:pPr>
        <w:tabs>
          <w:tab w:val="left" w:pos="1800"/>
        </w:tabs>
        <w:jc w:val="both"/>
        <w:rPr>
          <w:rFonts w:ascii="Arial" w:eastAsiaTheme="minorEastAsia" w:hAnsi="Arial" w:cs="Arial"/>
          <w:b/>
          <w:sz w:val="24"/>
          <w:szCs w:val="24"/>
        </w:rPr>
      </w:pPr>
    </w:p>
    <w:p w:rsidR="00CA1D80" w:rsidRPr="003847C6" w:rsidRDefault="004A4FCD"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SEGUNDA LEY DE NEWTON. LEY DE MOVIMIENTO</w:t>
      </w:r>
    </w:p>
    <w:p w:rsidR="00C3273C" w:rsidRPr="003847C6" w:rsidRDefault="007B20CB" w:rsidP="003847C6">
      <w:pPr>
        <w:tabs>
          <w:tab w:val="left" w:pos="1800"/>
        </w:tabs>
        <w:jc w:val="both"/>
        <w:rPr>
          <w:rFonts w:ascii="Arial" w:eastAsiaTheme="minorEastAsia" w:hAnsi="Arial" w:cs="Arial"/>
          <w:sz w:val="24"/>
          <w:szCs w:val="24"/>
        </w:rPr>
      </w:pPr>
      <w:r w:rsidRPr="003847C6">
        <w:rPr>
          <w:rFonts w:ascii="Arial" w:eastAsiaTheme="minorEastAsia" w:hAnsi="Arial" w:cs="Arial"/>
          <w:b/>
          <w:color w:val="C00000"/>
          <w:sz w:val="24"/>
          <w:szCs w:val="24"/>
        </w:rPr>
        <w:t>Definición:</w:t>
      </w:r>
      <w:r w:rsidRPr="003847C6">
        <w:rPr>
          <w:rFonts w:ascii="Arial" w:eastAsiaTheme="minorEastAsia" w:hAnsi="Arial" w:cs="Arial"/>
          <w:sz w:val="24"/>
          <w:szCs w:val="24"/>
        </w:rPr>
        <w:t xml:space="preserve"> siempre que una fuerza no equilibrada actúe sobre un cuerpo, se produce una aceleración en la dirección de la fuerza que es directamente proporcional a la fuerza e inversamente proporcional a la masa del cuerpo.</w:t>
      </w:r>
    </w:p>
    <w:p w:rsidR="007B20CB" w:rsidRPr="003847C6" w:rsidRDefault="007B20CB"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a</m:t>
          </m:r>
          <m:r>
            <w:rPr>
              <w:rFonts w:ascii="Cambria Math" w:eastAsiaTheme="minorEastAsia" w:hAnsi="Arial" w:cs="Arial"/>
              <w:sz w:val="24"/>
              <w:szCs w:val="24"/>
            </w:rPr>
            <m:t xml:space="preserve"> </m:t>
          </m:r>
          <m:r>
            <w:rPr>
              <w:rFonts w:ascii="Cambria Math" w:eastAsiaTheme="minorEastAsia" w:hAnsi="Cambria Math" w:cs="Arial"/>
              <w:sz w:val="24"/>
              <w:szCs w:val="24"/>
            </w:rPr>
            <m:t>∝</m:t>
          </m:r>
          <m:r>
            <w:rPr>
              <w:rFonts w:ascii="Cambria Math" w:eastAsiaTheme="minorEastAsia" w:hAnsi="Arial" w:cs="Arial"/>
              <w:sz w:val="24"/>
              <w:szCs w:val="24"/>
            </w:rPr>
            <m:t xml:space="preserve">  </m:t>
          </m:r>
          <m:f>
            <m:fPr>
              <m:ctrlPr>
                <w:rPr>
                  <w:rFonts w:ascii="Cambria Math" w:eastAsiaTheme="minorEastAsia" w:hAnsi="Arial" w:cs="Arial"/>
                  <w:i/>
                  <w:sz w:val="24"/>
                  <w:szCs w:val="24"/>
                </w:rPr>
              </m:ctrlPr>
            </m:fPr>
            <m:num>
              <m:r>
                <w:rPr>
                  <w:rFonts w:ascii="Cambria Math" w:eastAsiaTheme="minorEastAsia" w:hAnsi="Cambria Math" w:cs="Arial"/>
                  <w:sz w:val="24"/>
                  <w:szCs w:val="24"/>
                </w:rPr>
                <m:t>F</m:t>
              </m:r>
            </m:num>
            <m:den>
              <m:r>
                <w:rPr>
                  <w:rFonts w:ascii="Cambria Math" w:eastAsiaTheme="minorEastAsia" w:hAnsi="Cambria Math" w:cs="Arial"/>
                  <w:sz w:val="24"/>
                  <w:szCs w:val="24"/>
                </w:rPr>
                <m:t>m</m:t>
              </m:r>
            </m:den>
          </m:f>
        </m:oMath>
      </m:oMathPara>
    </w:p>
    <w:p w:rsidR="00BA4E44" w:rsidRPr="003847C6" w:rsidRDefault="00BA4E4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La segunda ley de Newton se expresa a través de la ecuación:</w:t>
      </w:r>
    </w:p>
    <w:p w:rsidR="007B20CB" w:rsidRPr="003847C6" w:rsidRDefault="00FD61F4" w:rsidP="003847C6">
      <w:pPr>
        <w:tabs>
          <w:tab w:val="left" w:pos="1800"/>
        </w:tabs>
        <w:jc w:val="both"/>
        <w:rPr>
          <w:rFonts w:ascii="Arial" w:eastAsiaTheme="minorEastAsia" w:hAnsi="Arial" w:cs="Arial"/>
          <w:sz w:val="24"/>
          <w:szCs w:val="24"/>
        </w:rPr>
      </w:pPr>
      <m:oMathPara>
        <m:oMath>
          <m:acc>
            <m:accPr>
              <m:chr m:val="⃗"/>
              <m:ctrlPr>
                <w:rPr>
                  <w:rFonts w:ascii="Cambria Math" w:eastAsiaTheme="minorEastAsia" w:hAnsi="Arial" w:cs="Arial"/>
                  <w:i/>
                  <w:sz w:val="24"/>
                  <w:szCs w:val="24"/>
                </w:rPr>
              </m:ctrlPr>
            </m:accPr>
            <m:e>
              <m:r>
                <w:rPr>
                  <w:rFonts w:ascii="Cambria Math" w:eastAsiaTheme="minorEastAsia" w:hAnsi="Cambria Math" w:cs="Arial"/>
                  <w:sz w:val="24"/>
                  <w:szCs w:val="24"/>
                </w:rPr>
                <m:t>F</m:t>
              </m:r>
            </m:e>
          </m:acc>
          <m:r>
            <w:rPr>
              <w:rFonts w:ascii="Cambria Math" w:eastAsiaTheme="minorEastAsia" w:hAnsi="Arial" w:cs="Arial"/>
              <w:sz w:val="24"/>
              <w:szCs w:val="24"/>
            </w:rPr>
            <m:t>=</m:t>
          </m:r>
          <m:r>
            <w:rPr>
              <w:rFonts w:ascii="Cambria Math" w:eastAsiaTheme="minorEastAsia" w:hAnsi="Cambria Math" w:cs="Arial"/>
              <w:sz w:val="24"/>
              <w:szCs w:val="24"/>
            </w:rPr>
            <m:t>m</m:t>
          </m:r>
          <m:acc>
            <m:accPr>
              <m:chr m:val="⃗"/>
              <m:ctrlPr>
                <w:rPr>
                  <w:rFonts w:ascii="Cambria Math" w:eastAsiaTheme="minorEastAsia" w:hAnsi="Arial" w:cs="Arial"/>
                  <w:i/>
                  <w:sz w:val="24"/>
                  <w:szCs w:val="24"/>
                </w:rPr>
              </m:ctrlPr>
            </m:accPr>
            <m:e>
              <m:r>
                <w:rPr>
                  <w:rFonts w:ascii="Cambria Math" w:eastAsiaTheme="minorEastAsia" w:hAnsi="Cambria Math" w:cs="Arial"/>
                  <w:sz w:val="24"/>
                  <w:szCs w:val="24"/>
                </w:rPr>
                <m:t>a</m:t>
              </m:r>
            </m:e>
          </m:acc>
        </m:oMath>
      </m:oMathPara>
    </w:p>
    <w:p w:rsidR="00BA4E44" w:rsidRPr="003847C6" w:rsidRDefault="00BA4E4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Fuerza resultante = masa x aceleración</w:t>
      </w:r>
    </w:p>
    <w:p w:rsidR="00BA4E44" w:rsidRPr="003847C6" w:rsidRDefault="00BA4E44" w:rsidP="003847C6">
      <w:pPr>
        <w:tabs>
          <w:tab w:val="left" w:pos="1800"/>
        </w:tabs>
        <w:jc w:val="both"/>
        <w:rPr>
          <w:rFonts w:ascii="Arial" w:eastAsiaTheme="minorEastAsia" w:hAnsi="Arial" w:cs="Arial"/>
          <w:sz w:val="24"/>
          <w:szCs w:val="24"/>
        </w:rPr>
      </w:pPr>
    </w:p>
    <w:p w:rsidR="00C3273C" w:rsidRPr="003847C6" w:rsidRDefault="00BA4E4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lastRenderedPageBreak/>
        <w:t>Cuyas unidades son: Fuerza (</w:t>
      </w:r>
      <w:r w:rsidRPr="003847C6">
        <w:rPr>
          <w:rFonts w:ascii="Arial" w:eastAsiaTheme="minorEastAsia" w:hAnsi="Arial" w:cs="Arial"/>
          <w:sz w:val="24"/>
          <w:szCs w:val="24"/>
          <w:highlight w:val="cyan"/>
        </w:rPr>
        <w:t>N</w:t>
      </w:r>
      <w:r w:rsidRPr="003847C6">
        <w:rPr>
          <w:rFonts w:ascii="Arial" w:eastAsiaTheme="minorEastAsia" w:hAnsi="Arial" w:cs="Arial"/>
          <w:sz w:val="24"/>
          <w:szCs w:val="24"/>
        </w:rPr>
        <w:t xml:space="preserve">) </w:t>
      </w:r>
      <w:r w:rsidRPr="003847C6">
        <w:rPr>
          <w:rFonts w:ascii="Arial" w:eastAsiaTheme="minorEastAsia" w:hAnsi="Arial" w:cs="Arial"/>
          <w:sz w:val="24"/>
          <w:szCs w:val="24"/>
          <w:highlight w:val="cyan"/>
        </w:rPr>
        <w:t>Newtons</w:t>
      </w:r>
      <w:r w:rsidRPr="003847C6">
        <w:rPr>
          <w:rFonts w:ascii="Arial" w:eastAsiaTheme="minorEastAsia" w:hAnsi="Arial" w:cs="Arial"/>
          <w:sz w:val="24"/>
          <w:szCs w:val="24"/>
        </w:rPr>
        <w:t xml:space="preserve"> = masa (Kg) x aceleración (</w:t>
      </w:r>
      <m:oMath>
        <m:r>
          <w:rPr>
            <w:rFonts w:ascii="Cambria Math" w:eastAsiaTheme="minorEastAsia" w:hAnsi="Cambria Math" w:cs="Arial"/>
            <w:sz w:val="24"/>
            <w:szCs w:val="24"/>
          </w:rPr>
          <m:t>m</m:t>
        </m:r>
        <m:r>
          <w:rPr>
            <w:rFonts w:ascii="Cambria Math" w:eastAsiaTheme="minorEastAsia" w:hAnsi="Arial" w:cs="Arial"/>
            <w:sz w:val="24"/>
            <w:szCs w:val="24"/>
          </w:rPr>
          <m:t>/</m:t>
        </m:r>
        <m:sSup>
          <m:sSupPr>
            <m:ctrlPr>
              <w:rPr>
                <w:rFonts w:ascii="Cambria Math" w:eastAsiaTheme="minorEastAsia" w:hAnsi="Arial" w:cs="Arial"/>
                <w:i/>
                <w:sz w:val="24"/>
                <w:szCs w:val="24"/>
              </w:rPr>
            </m:ctrlPr>
          </m:sSupPr>
          <m:e>
            <m:r>
              <w:rPr>
                <w:rFonts w:ascii="Cambria Math" w:eastAsiaTheme="minorEastAsia" w:hAnsi="Cambria Math" w:cs="Arial"/>
                <w:sz w:val="24"/>
                <w:szCs w:val="24"/>
              </w:rPr>
              <m:t>s</m:t>
            </m:r>
          </m:e>
          <m:sup>
            <m:r>
              <w:rPr>
                <w:rFonts w:ascii="Cambria Math" w:eastAsiaTheme="minorEastAsia" w:hAnsi="Arial" w:cs="Arial"/>
                <w:sz w:val="24"/>
                <w:szCs w:val="24"/>
              </w:rPr>
              <m:t>2</m:t>
            </m:r>
          </m:sup>
        </m:sSup>
      </m:oMath>
      <w:r w:rsidRPr="003847C6">
        <w:rPr>
          <w:rFonts w:ascii="Arial" w:eastAsiaTheme="minorEastAsia" w:hAnsi="Arial" w:cs="Arial"/>
          <w:sz w:val="24"/>
          <w:szCs w:val="24"/>
        </w:rPr>
        <w:t>)</w:t>
      </w:r>
    </w:p>
    <w:p w:rsidR="00CF5531" w:rsidRPr="003847C6" w:rsidRDefault="00CF553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La </w:t>
      </w:r>
      <m:oMath>
        <m:r>
          <w:rPr>
            <w:rFonts w:ascii="Cambria Math" w:eastAsiaTheme="minorEastAsia" w:hAnsi="Cambria Math" w:cs="Arial"/>
            <w:sz w:val="24"/>
            <w:szCs w:val="24"/>
          </w:rPr>
          <m:t>F</m:t>
        </m:r>
      </m:oMath>
      <w:r w:rsidRPr="003847C6">
        <w:rPr>
          <w:rFonts w:ascii="Arial" w:eastAsiaTheme="minorEastAsia" w:hAnsi="Arial" w:cs="Arial"/>
          <w:sz w:val="24"/>
          <w:szCs w:val="24"/>
        </w:rPr>
        <w:t xml:space="preserve"> (fuerza resultante) en la segunda ley de Newton representa una resultante o fuerza no equilibrada. Si más de una fuerza actúa sobre un objeto, será necesario determinar la fuerza resultante a lo largo de la dirección del movimiento. La fuerza resultante estará siempre a lo largo de la dirección del movimiento, puesto que es la causa de la aceleración.  Como la fuerza es una cantidad vectorial se deberá determinar:</w:t>
      </w:r>
    </w:p>
    <w:p w:rsidR="00BA4E44" w:rsidRPr="003847C6" w:rsidRDefault="00BA4E44" w:rsidP="003847C6">
      <w:pPr>
        <w:tabs>
          <w:tab w:val="left" w:pos="1800"/>
        </w:tabs>
        <w:jc w:val="both"/>
        <w:rPr>
          <w:rFonts w:ascii="Arial" w:eastAsiaTheme="minorEastAsia" w:hAnsi="Arial" w:cs="Arial"/>
          <w:sz w:val="24"/>
          <w:szCs w:val="24"/>
        </w:rPr>
      </w:pPr>
      <m:oMathPara>
        <m:oMath>
          <m:r>
            <m:rPr>
              <m:sty m:val="p"/>
            </m:rPr>
            <w:rPr>
              <w:rFonts w:ascii="Arial" w:eastAsiaTheme="minorEastAsia" w:hAnsi="Arial" w:cs="Arial"/>
              <w:sz w:val="24"/>
              <w:szCs w:val="24"/>
            </w:rPr>
            <m:t>Σ</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x</m:t>
              </m:r>
            </m:sub>
          </m:sSub>
          <m:r>
            <w:rPr>
              <w:rFonts w:ascii="Cambria Math" w:eastAsiaTheme="minorEastAsia" w:hAnsi="Arial" w:cs="Arial"/>
              <w:sz w:val="24"/>
              <w:szCs w:val="24"/>
            </w:rPr>
            <m:t>=</m:t>
          </m:r>
          <m:r>
            <w:rPr>
              <w:rFonts w:ascii="Cambria Math" w:eastAsiaTheme="minorEastAsia" w:hAnsi="Cambria Math" w:cs="Arial"/>
              <w:sz w:val="24"/>
              <w:szCs w:val="24"/>
            </w:rPr>
            <m:t>m</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x</m:t>
              </m:r>
            </m:sub>
          </m:sSub>
        </m:oMath>
      </m:oMathPara>
    </w:p>
    <w:p w:rsidR="00CF5531" w:rsidRPr="003847C6" w:rsidRDefault="00CF5531" w:rsidP="003847C6">
      <w:pPr>
        <w:tabs>
          <w:tab w:val="left" w:pos="1800"/>
        </w:tabs>
        <w:jc w:val="both"/>
        <w:rPr>
          <w:rFonts w:ascii="Arial" w:eastAsiaTheme="minorEastAsia" w:hAnsi="Arial" w:cs="Arial"/>
          <w:sz w:val="24"/>
          <w:szCs w:val="24"/>
        </w:rPr>
      </w:pPr>
      <m:oMathPara>
        <m:oMath>
          <m:r>
            <m:rPr>
              <m:sty m:val="p"/>
            </m:rPr>
            <w:rPr>
              <w:rFonts w:ascii="Arial" w:eastAsiaTheme="minorEastAsia" w:hAnsi="Arial" w:cs="Arial"/>
              <w:sz w:val="24"/>
              <w:szCs w:val="24"/>
            </w:rPr>
            <m:t>Σ</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y</m:t>
              </m:r>
            </m:sub>
          </m:sSub>
          <m:r>
            <w:rPr>
              <w:rFonts w:ascii="Cambria Math" w:eastAsiaTheme="minorEastAsia" w:hAnsi="Arial" w:cs="Arial"/>
              <w:sz w:val="24"/>
              <w:szCs w:val="24"/>
            </w:rPr>
            <m:t>=</m:t>
          </m:r>
          <m:r>
            <w:rPr>
              <w:rFonts w:ascii="Cambria Math" w:eastAsiaTheme="minorEastAsia" w:hAnsi="Cambria Math" w:cs="Arial"/>
              <w:sz w:val="24"/>
              <w:szCs w:val="24"/>
            </w:rPr>
            <m:t>m</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y</m:t>
              </m:r>
            </m:sub>
          </m:sSub>
        </m:oMath>
      </m:oMathPara>
    </w:p>
    <w:p w:rsidR="00CF5531" w:rsidRPr="003847C6" w:rsidRDefault="00CF5531" w:rsidP="003847C6">
      <w:pPr>
        <w:tabs>
          <w:tab w:val="left" w:pos="1800"/>
        </w:tabs>
        <w:jc w:val="both"/>
        <w:rPr>
          <w:rFonts w:ascii="Arial" w:eastAsiaTheme="minorEastAsia" w:hAnsi="Arial" w:cs="Arial"/>
          <w:sz w:val="24"/>
          <w:szCs w:val="24"/>
        </w:rPr>
      </w:pPr>
      <m:oMathPara>
        <m:oMath>
          <m:r>
            <m:rPr>
              <m:sty m:val="p"/>
            </m:rPr>
            <w:rPr>
              <w:rFonts w:ascii="Arial" w:eastAsiaTheme="minorEastAsia" w:hAnsi="Arial" w:cs="Arial"/>
              <w:sz w:val="24"/>
              <w:szCs w:val="24"/>
            </w:rPr>
            <m:t>Σ</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z</m:t>
              </m:r>
            </m:sub>
          </m:sSub>
          <m:r>
            <w:rPr>
              <w:rFonts w:ascii="Cambria Math" w:eastAsiaTheme="minorEastAsia" w:hAnsi="Arial" w:cs="Arial"/>
              <w:sz w:val="24"/>
              <w:szCs w:val="24"/>
            </w:rPr>
            <m:t>=</m:t>
          </m:r>
          <m:r>
            <w:rPr>
              <w:rFonts w:ascii="Cambria Math" w:eastAsiaTheme="minorEastAsia" w:hAnsi="Cambria Math" w:cs="Arial"/>
              <w:sz w:val="24"/>
              <w:szCs w:val="24"/>
            </w:rPr>
            <m:t>m</m:t>
          </m:r>
          <m:sSub>
            <m:sSubPr>
              <m:ctrlPr>
                <w:rPr>
                  <w:rFonts w:ascii="Cambria Math" w:eastAsiaTheme="minorEastAsia" w:hAnsi="Arial"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z</m:t>
              </m:r>
            </m:sub>
          </m:sSub>
        </m:oMath>
      </m:oMathPara>
    </w:p>
    <w:p w:rsidR="00BA4E44" w:rsidRPr="003847C6" w:rsidRDefault="00CF553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Esto si el movimiento se da en una, dos o tres dimensiones.</w:t>
      </w:r>
    </w:p>
    <w:p w:rsidR="00165DA4" w:rsidRPr="003847C6" w:rsidRDefault="00165DA4" w:rsidP="003847C6">
      <w:pPr>
        <w:tabs>
          <w:tab w:val="left" w:pos="1800"/>
        </w:tabs>
        <w:jc w:val="both"/>
        <w:rPr>
          <w:rFonts w:ascii="Arial" w:eastAsiaTheme="minorEastAsia" w:hAnsi="Arial" w:cs="Arial"/>
          <w:sz w:val="24"/>
          <w:szCs w:val="24"/>
        </w:rPr>
      </w:pPr>
    </w:p>
    <w:p w:rsidR="00165DA4" w:rsidRPr="003847C6" w:rsidRDefault="00165DA4" w:rsidP="003847C6">
      <w:pPr>
        <w:tabs>
          <w:tab w:val="left" w:pos="1800"/>
        </w:tabs>
        <w:jc w:val="both"/>
        <w:rPr>
          <w:rFonts w:ascii="Arial" w:eastAsiaTheme="minorEastAsia" w:hAnsi="Arial" w:cs="Arial"/>
          <w:sz w:val="24"/>
          <w:szCs w:val="24"/>
          <w:highlight w:val="yellow"/>
        </w:rPr>
      </w:pPr>
      <w:r w:rsidRPr="003847C6">
        <w:rPr>
          <w:rFonts w:ascii="Arial" w:eastAsiaTheme="minorEastAsia" w:hAnsi="Arial" w:cs="Arial"/>
          <w:noProof/>
          <w:sz w:val="24"/>
          <w:szCs w:val="24"/>
          <w:highlight w:val="yellow"/>
          <w:lang w:eastAsia="es-CO"/>
        </w:rPr>
        <w:drawing>
          <wp:inline distT="0" distB="0" distL="0" distR="0">
            <wp:extent cx="2038350" cy="2095500"/>
            <wp:effectExtent l="1905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2038350" cy="2095500"/>
                    </a:xfrm>
                    <a:prstGeom prst="rect">
                      <a:avLst/>
                    </a:prstGeom>
                    <a:noFill/>
                    <a:ln w="9525">
                      <a:noFill/>
                      <a:miter lim="800000"/>
                      <a:headEnd/>
                      <a:tailEnd/>
                    </a:ln>
                  </pic:spPr>
                </pic:pic>
              </a:graphicData>
            </a:graphic>
          </wp:inline>
        </w:drawing>
      </w:r>
    </w:p>
    <w:p w:rsidR="00D83CD1" w:rsidRPr="003847C6" w:rsidRDefault="00D83CD1"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5612130" cy="1567801"/>
            <wp:effectExtent l="1905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cstate="print"/>
                    <a:srcRect/>
                    <a:stretch>
                      <a:fillRect/>
                    </a:stretch>
                  </pic:blipFill>
                  <pic:spPr bwMode="auto">
                    <a:xfrm>
                      <a:off x="0" y="0"/>
                      <a:ext cx="5612130" cy="1567801"/>
                    </a:xfrm>
                    <a:prstGeom prst="rect">
                      <a:avLst/>
                    </a:prstGeom>
                    <a:noFill/>
                    <a:ln w="9525">
                      <a:noFill/>
                      <a:miter lim="800000"/>
                      <a:headEnd/>
                      <a:tailEnd/>
                    </a:ln>
                  </pic:spPr>
                </pic:pic>
              </a:graphicData>
            </a:graphic>
          </wp:inline>
        </w:drawing>
      </w:r>
    </w:p>
    <w:p w:rsidR="00BA4E44" w:rsidRPr="003847C6" w:rsidRDefault="00BA4E44" w:rsidP="003847C6">
      <w:pPr>
        <w:tabs>
          <w:tab w:val="left" w:pos="1800"/>
        </w:tabs>
        <w:jc w:val="both"/>
        <w:rPr>
          <w:rFonts w:ascii="Arial" w:eastAsiaTheme="minorEastAsia" w:hAnsi="Arial" w:cs="Arial"/>
          <w:sz w:val="24"/>
          <w:szCs w:val="24"/>
        </w:rPr>
      </w:pPr>
    </w:p>
    <w:p w:rsidR="00CA1D80" w:rsidRPr="003847C6" w:rsidRDefault="00D83CD1"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LA RELACIÓN ENTRE MASA Y PESO</w:t>
      </w:r>
    </w:p>
    <w:p w:rsidR="007C2C6D" w:rsidRPr="003847C6" w:rsidRDefault="00D83CD1"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 xml:space="preserve">Masa </w:t>
      </w:r>
    </w:p>
    <w:p w:rsidR="00D83CD1" w:rsidRPr="003847C6" w:rsidRDefault="007C2C6D" w:rsidP="003847C6">
      <w:pPr>
        <w:tabs>
          <w:tab w:val="left" w:pos="1800"/>
        </w:tabs>
        <w:jc w:val="both"/>
        <w:rPr>
          <w:rFonts w:ascii="Arial" w:eastAsiaTheme="minorEastAsia" w:hAnsi="Arial" w:cs="Arial"/>
          <w:sz w:val="24"/>
          <w:szCs w:val="24"/>
        </w:rPr>
      </w:pPr>
      <w:r w:rsidRPr="003847C6">
        <w:rPr>
          <w:rFonts w:ascii="Arial" w:eastAsiaTheme="minorEastAsia" w:hAnsi="Arial" w:cs="Arial"/>
          <w:b/>
          <w:color w:val="C00000"/>
          <w:sz w:val="24"/>
          <w:szCs w:val="24"/>
        </w:rPr>
        <w:lastRenderedPageBreak/>
        <w:t>Definición:</w:t>
      </w:r>
      <w:r w:rsidRPr="003847C6">
        <w:rPr>
          <w:rFonts w:ascii="Arial" w:eastAsiaTheme="minorEastAsia" w:hAnsi="Arial" w:cs="Arial"/>
          <w:sz w:val="24"/>
          <w:szCs w:val="24"/>
        </w:rPr>
        <w:t xml:space="preserve"> </w:t>
      </w:r>
      <w:r w:rsidR="00D83CD1" w:rsidRPr="003847C6">
        <w:rPr>
          <w:rFonts w:ascii="Arial" w:eastAsiaTheme="minorEastAsia" w:hAnsi="Arial" w:cs="Arial"/>
          <w:sz w:val="24"/>
          <w:szCs w:val="24"/>
        </w:rPr>
        <w:t>es una constante universal igual a la relación del peso de un cuerpo a la aceleración gravitacional debida a ese peso.</w:t>
      </w:r>
    </w:p>
    <w:p w:rsidR="00D83CD1" w:rsidRPr="003847C6" w:rsidRDefault="00D83CD1" w:rsidP="003847C6">
      <w:pPr>
        <w:tabs>
          <w:tab w:val="left" w:pos="1800"/>
        </w:tabs>
        <w:jc w:val="both"/>
        <w:rPr>
          <w:rFonts w:ascii="Arial" w:eastAsiaTheme="minorEastAsia" w:hAnsi="Arial" w:cs="Arial"/>
          <w:sz w:val="24"/>
          <w:szCs w:val="24"/>
        </w:rPr>
      </w:pPr>
      <w:r w:rsidRPr="003847C6">
        <w:rPr>
          <w:rFonts w:ascii="Arial" w:eastAsiaTheme="minorEastAsia" w:hAnsi="Arial" w:cs="Arial"/>
          <w:b/>
          <w:color w:val="C00000"/>
          <w:sz w:val="24"/>
          <w:szCs w:val="24"/>
        </w:rPr>
        <w:t>Ecuación:</w:t>
      </w:r>
      <w:r w:rsidRPr="003847C6">
        <w:rPr>
          <w:rFonts w:ascii="Arial" w:eastAsiaTheme="minorEastAsia" w:hAnsi="Arial" w:cs="Arial"/>
          <w:sz w:val="24"/>
          <w:szCs w:val="24"/>
        </w:rPr>
        <w:t xml:space="preserve"> </w:t>
      </w:r>
      <m:oMath>
        <m:r>
          <w:rPr>
            <w:rFonts w:ascii="Cambria Math" w:eastAsiaTheme="minorEastAsia" w:hAnsi="Cambria Math" w:cs="Arial"/>
            <w:sz w:val="24"/>
            <w:szCs w:val="24"/>
          </w:rPr>
          <m:t>m</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W</m:t>
            </m:r>
          </m:num>
          <m:den>
            <m:r>
              <w:rPr>
                <w:rFonts w:ascii="Cambria Math" w:eastAsiaTheme="minorEastAsia" w:hAnsi="Cambria Math" w:cs="Arial"/>
                <w:sz w:val="24"/>
                <w:szCs w:val="24"/>
              </w:rPr>
              <m:t>g</m:t>
            </m:r>
          </m:den>
        </m:f>
      </m:oMath>
    </w:p>
    <w:p w:rsidR="007C2C6D" w:rsidRPr="003847C6" w:rsidRDefault="007C2C6D" w:rsidP="003847C6">
      <w:pPr>
        <w:tabs>
          <w:tab w:val="left" w:pos="1800"/>
        </w:tabs>
        <w:jc w:val="both"/>
        <w:rPr>
          <w:rFonts w:ascii="Arial" w:eastAsiaTheme="minorEastAsia" w:hAnsi="Arial" w:cs="Arial"/>
          <w:b/>
          <w:sz w:val="24"/>
          <w:szCs w:val="24"/>
        </w:rPr>
      </w:pPr>
      <w:r w:rsidRPr="003847C6">
        <w:rPr>
          <w:rFonts w:ascii="Arial" w:eastAsiaTheme="minorEastAsia" w:hAnsi="Arial" w:cs="Arial"/>
          <w:b/>
          <w:color w:val="C00000"/>
          <w:sz w:val="24"/>
          <w:szCs w:val="24"/>
        </w:rPr>
        <w:t>Unidades:</w:t>
      </w:r>
      <w:r w:rsidRPr="003847C6">
        <w:rPr>
          <w:rFonts w:ascii="Arial" w:eastAsiaTheme="minorEastAsia" w:hAnsi="Arial" w:cs="Arial"/>
          <w:sz w:val="24"/>
          <w:szCs w:val="24"/>
        </w:rPr>
        <w:t xml:space="preserve"> Kg</w:t>
      </w:r>
    </w:p>
    <w:p w:rsidR="007C2C6D" w:rsidRPr="003847C6" w:rsidRDefault="007C2C6D"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_________________________</w:t>
      </w:r>
    </w:p>
    <w:p w:rsidR="007C2C6D" w:rsidRPr="003847C6" w:rsidRDefault="007C2C6D" w:rsidP="003847C6">
      <w:pPr>
        <w:tabs>
          <w:tab w:val="left" w:pos="1800"/>
        </w:tabs>
        <w:jc w:val="both"/>
        <w:rPr>
          <w:rFonts w:ascii="Arial" w:eastAsiaTheme="minorEastAsia" w:hAnsi="Arial" w:cs="Arial"/>
          <w:sz w:val="24"/>
          <w:szCs w:val="24"/>
        </w:rPr>
      </w:pPr>
      <w:r w:rsidRPr="003847C6">
        <w:rPr>
          <w:rFonts w:ascii="Arial" w:eastAsiaTheme="minorEastAsia" w:hAnsi="Arial" w:cs="Arial"/>
          <w:b/>
          <w:sz w:val="24"/>
          <w:szCs w:val="24"/>
        </w:rPr>
        <w:t>Peso</w:t>
      </w:r>
      <w:r w:rsidR="00D83CD1" w:rsidRPr="003847C6">
        <w:rPr>
          <w:rFonts w:ascii="Arial" w:eastAsiaTheme="minorEastAsia" w:hAnsi="Arial" w:cs="Arial"/>
          <w:sz w:val="24"/>
          <w:szCs w:val="24"/>
        </w:rPr>
        <w:t xml:space="preserve"> </w:t>
      </w:r>
    </w:p>
    <w:p w:rsidR="00D83CD1" w:rsidRPr="003847C6" w:rsidRDefault="007C2C6D" w:rsidP="003847C6">
      <w:pPr>
        <w:tabs>
          <w:tab w:val="left" w:pos="1800"/>
        </w:tabs>
        <w:jc w:val="both"/>
        <w:rPr>
          <w:rFonts w:ascii="Arial" w:eastAsiaTheme="minorEastAsia" w:hAnsi="Arial" w:cs="Arial"/>
          <w:sz w:val="24"/>
          <w:szCs w:val="24"/>
        </w:rPr>
      </w:pPr>
      <w:r w:rsidRPr="003847C6">
        <w:rPr>
          <w:rFonts w:ascii="Arial" w:eastAsiaTheme="minorEastAsia" w:hAnsi="Arial" w:cs="Arial"/>
          <w:b/>
          <w:color w:val="C00000"/>
          <w:sz w:val="24"/>
          <w:szCs w:val="24"/>
        </w:rPr>
        <w:t>Definición:</w:t>
      </w:r>
      <w:r w:rsidRPr="003847C6">
        <w:rPr>
          <w:rFonts w:ascii="Arial" w:eastAsiaTheme="minorEastAsia" w:hAnsi="Arial" w:cs="Arial"/>
          <w:sz w:val="24"/>
          <w:szCs w:val="24"/>
        </w:rPr>
        <w:t xml:space="preserve"> </w:t>
      </w:r>
      <w:r w:rsidR="00D83CD1" w:rsidRPr="003847C6">
        <w:rPr>
          <w:rFonts w:ascii="Arial" w:eastAsiaTheme="minorEastAsia" w:hAnsi="Arial" w:cs="Arial"/>
          <w:sz w:val="24"/>
          <w:szCs w:val="24"/>
        </w:rPr>
        <w:t>es la fuerza de atracción gravitacional y es muy dependiente de la aceleración gravitacional.</w:t>
      </w:r>
    </w:p>
    <w:p w:rsidR="00D83CD1" w:rsidRPr="003847C6" w:rsidRDefault="00D83CD1" w:rsidP="003847C6">
      <w:pPr>
        <w:tabs>
          <w:tab w:val="left" w:pos="1800"/>
        </w:tabs>
        <w:jc w:val="both"/>
        <w:rPr>
          <w:rFonts w:ascii="Arial" w:eastAsiaTheme="minorEastAsia" w:hAnsi="Arial" w:cs="Arial"/>
          <w:sz w:val="24"/>
          <w:szCs w:val="24"/>
        </w:rPr>
      </w:pPr>
      <w:r w:rsidRPr="003847C6">
        <w:rPr>
          <w:rFonts w:ascii="Arial" w:eastAsiaTheme="minorEastAsia" w:hAnsi="Arial" w:cs="Arial"/>
          <w:b/>
          <w:color w:val="C00000"/>
          <w:sz w:val="24"/>
          <w:szCs w:val="24"/>
        </w:rPr>
        <w:t>Ecuación:</w:t>
      </w:r>
      <w:r w:rsidRPr="003847C6">
        <w:rPr>
          <w:rFonts w:ascii="Arial" w:eastAsiaTheme="minorEastAsia" w:hAnsi="Arial" w:cs="Arial"/>
          <w:sz w:val="24"/>
          <w:szCs w:val="24"/>
        </w:rPr>
        <w:t xml:space="preserve"> </w:t>
      </w:r>
      <m:oMath>
        <m:r>
          <w:rPr>
            <w:rFonts w:ascii="Cambria Math" w:eastAsiaTheme="minorEastAsia" w:hAnsi="Cambria Math" w:cs="Arial"/>
            <w:sz w:val="24"/>
            <w:szCs w:val="24"/>
          </w:rPr>
          <m:t>W</m:t>
        </m:r>
        <m:r>
          <w:rPr>
            <w:rFonts w:ascii="Cambria Math" w:eastAsiaTheme="minorEastAsia" w:hAnsi="Arial" w:cs="Arial"/>
            <w:sz w:val="24"/>
            <w:szCs w:val="24"/>
          </w:rPr>
          <m:t>=</m:t>
        </m:r>
        <m:r>
          <w:rPr>
            <w:rFonts w:ascii="Cambria Math" w:eastAsiaTheme="minorEastAsia" w:hAnsi="Cambria Math" w:cs="Arial"/>
            <w:sz w:val="24"/>
            <w:szCs w:val="24"/>
          </w:rPr>
          <m:t>mg</m:t>
        </m:r>
      </m:oMath>
    </w:p>
    <w:p w:rsidR="00D83CD1" w:rsidRPr="003847C6" w:rsidRDefault="007C2C6D" w:rsidP="003847C6">
      <w:pPr>
        <w:tabs>
          <w:tab w:val="left" w:pos="1800"/>
        </w:tabs>
        <w:jc w:val="both"/>
        <w:rPr>
          <w:rFonts w:ascii="Arial" w:eastAsiaTheme="minorEastAsia" w:hAnsi="Arial" w:cs="Arial"/>
          <w:sz w:val="24"/>
          <w:szCs w:val="24"/>
        </w:rPr>
      </w:pPr>
      <w:r w:rsidRPr="003847C6">
        <w:rPr>
          <w:rFonts w:ascii="Arial" w:eastAsiaTheme="minorEastAsia" w:hAnsi="Arial" w:cs="Arial"/>
          <w:b/>
          <w:color w:val="C00000"/>
          <w:sz w:val="24"/>
          <w:szCs w:val="24"/>
        </w:rPr>
        <w:t>Unidades:</w:t>
      </w:r>
      <w:r w:rsidRPr="003847C6">
        <w:rPr>
          <w:rFonts w:ascii="Arial" w:eastAsiaTheme="minorEastAsia" w:hAnsi="Arial" w:cs="Arial"/>
          <w:sz w:val="24"/>
          <w:szCs w:val="24"/>
        </w:rPr>
        <w:t xml:space="preserve"> Newton</w:t>
      </w:r>
    </w:p>
    <w:p w:rsidR="007C2C6D" w:rsidRPr="003847C6" w:rsidRDefault="0067635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___________________________</w:t>
      </w:r>
    </w:p>
    <w:p w:rsidR="00D83CD1" w:rsidRPr="003847C6" w:rsidRDefault="00D83CD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Donde:</w:t>
      </w:r>
    </w:p>
    <w:p w:rsidR="00D83CD1" w:rsidRPr="003847C6" w:rsidRDefault="00D83CD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m: masa del objeto</w:t>
      </w:r>
    </w:p>
    <w:p w:rsidR="00D83CD1" w:rsidRPr="003847C6" w:rsidRDefault="00D83CD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W: peso del objeto</w:t>
      </w:r>
    </w:p>
    <w:p w:rsidR="00D83CD1" w:rsidRPr="003847C6" w:rsidRDefault="00D83CD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g:  constante de la aceleración de la gravedad del lugar donde se encuentra.</w:t>
      </w:r>
    </w:p>
    <w:p w:rsidR="007C2C6D" w:rsidRPr="003847C6" w:rsidRDefault="007C2C6D" w:rsidP="003847C6">
      <w:pPr>
        <w:tabs>
          <w:tab w:val="left" w:pos="1800"/>
        </w:tabs>
        <w:jc w:val="both"/>
        <w:rPr>
          <w:rFonts w:ascii="Arial" w:eastAsiaTheme="minorEastAsia" w:hAnsi="Arial" w:cs="Arial"/>
          <w:sz w:val="24"/>
          <w:szCs w:val="24"/>
        </w:rPr>
      </w:pPr>
    </w:p>
    <w:p w:rsidR="00D83CD1" w:rsidRPr="003847C6" w:rsidRDefault="00D83CD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La graved</w:t>
      </w:r>
      <w:r w:rsidR="007C2C6D" w:rsidRPr="003847C6">
        <w:rPr>
          <w:rFonts w:ascii="Arial" w:eastAsiaTheme="minorEastAsia" w:hAnsi="Arial" w:cs="Arial"/>
          <w:sz w:val="24"/>
          <w:szCs w:val="24"/>
        </w:rPr>
        <w:t>ad en la tierra y en la luna es diferente</w:t>
      </w:r>
      <w:r w:rsidRPr="003847C6">
        <w:rPr>
          <w:rFonts w:ascii="Arial" w:eastAsiaTheme="minorEastAsia" w:hAnsi="Arial" w:cs="Arial"/>
          <w:sz w:val="24"/>
          <w:szCs w:val="24"/>
        </w:rPr>
        <w:t>.</w:t>
      </w:r>
    </w:p>
    <w:p w:rsidR="00BD6930" w:rsidRPr="003847C6" w:rsidRDefault="00BD6930" w:rsidP="003847C6">
      <w:pPr>
        <w:tabs>
          <w:tab w:val="left" w:pos="1800"/>
        </w:tabs>
        <w:jc w:val="both"/>
        <w:rPr>
          <w:rFonts w:ascii="Arial" w:eastAsiaTheme="minorEastAsia" w:hAnsi="Arial" w:cs="Arial"/>
          <w:sz w:val="24"/>
          <w:szCs w:val="24"/>
        </w:rPr>
      </w:pPr>
    </w:p>
    <w:p w:rsidR="00380F58" w:rsidRPr="003847C6" w:rsidRDefault="00380F58" w:rsidP="003847C6">
      <w:pPr>
        <w:tabs>
          <w:tab w:val="left" w:pos="1800"/>
        </w:tabs>
        <w:jc w:val="both"/>
        <w:rPr>
          <w:rFonts w:ascii="Arial" w:eastAsiaTheme="minorEastAsia" w:hAnsi="Arial" w:cs="Arial"/>
          <w:b/>
          <w:sz w:val="24"/>
          <w:szCs w:val="24"/>
        </w:rPr>
      </w:pPr>
      <w:r w:rsidRPr="003847C6">
        <w:rPr>
          <w:rFonts w:ascii="Arial" w:eastAsiaTheme="minorEastAsia" w:hAnsi="Arial" w:cs="Arial"/>
          <w:b/>
          <w:sz w:val="24"/>
          <w:szCs w:val="24"/>
        </w:rPr>
        <w:t>RECOMENDAC</w:t>
      </w:r>
      <w:r w:rsidR="00BD6930" w:rsidRPr="003847C6">
        <w:rPr>
          <w:rFonts w:ascii="Arial" w:eastAsiaTheme="minorEastAsia" w:hAnsi="Arial" w:cs="Arial"/>
          <w:b/>
          <w:sz w:val="24"/>
          <w:szCs w:val="24"/>
        </w:rPr>
        <w:t>IONES PARA RESOLVER PROBLEMAS</w:t>
      </w:r>
      <w:r w:rsidRPr="003847C6">
        <w:rPr>
          <w:rFonts w:ascii="Arial" w:eastAsiaTheme="minorEastAsia" w:hAnsi="Arial" w:cs="Arial"/>
          <w:b/>
          <w:sz w:val="24"/>
          <w:szCs w:val="24"/>
        </w:rPr>
        <w:t xml:space="preserve"> DE LA SEGUNDA LEY DE NEWTON:</w:t>
      </w:r>
    </w:p>
    <w:p w:rsidR="00380F58" w:rsidRPr="003847C6" w:rsidRDefault="00380F58"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1. Identificar todas las variables dadas en el enunciado.</w:t>
      </w:r>
    </w:p>
    <w:p w:rsidR="00380F58" w:rsidRPr="003847C6" w:rsidRDefault="00380F58"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2. Todas las unidades deben corresponder a un solo sistema métrico, el SI, y estar en la unidad básica de cada cantidad.</w:t>
      </w:r>
    </w:p>
    <w:p w:rsidR="00380F58" w:rsidRPr="003847C6" w:rsidRDefault="00F71EC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3</w:t>
      </w:r>
      <w:r w:rsidR="00380F58" w:rsidRPr="003847C6">
        <w:rPr>
          <w:rFonts w:ascii="Arial" w:eastAsiaTheme="minorEastAsia" w:hAnsi="Arial" w:cs="Arial"/>
          <w:sz w:val="24"/>
          <w:szCs w:val="24"/>
        </w:rPr>
        <w:t>. Hallar la fuerza resultante en caso de haber más de una fuerza.</w:t>
      </w:r>
    </w:p>
    <w:p w:rsidR="00EC71C8" w:rsidRPr="003847C6" w:rsidRDefault="00F71EC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4</w:t>
      </w:r>
      <w:r w:rsidR="00EC71C8" w:rsidRPr="003847C6">
        <w:rPr>
          <w:rFonts w:ascii="Arial" w:eastAsiaTheme="minorEastAsia" w:hAnsi="Arial" w:cs="Arial"/>
          <w:sz w:val="24"/>
          <w:szCs w:val="24"/>
        </w:rPr>
        <w:t>. Utilizar la ecuación de la segunda ley de newton para resolver el problema.</w:t>
      </w:r>
    </w:p>
    <w:p w:rsidR="003F68C4" w:rsidRPr="003847C6" w:rsidRDefault="003F68C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_____________________________ </w:t>
      </w:r>
    </w:p>
    <w:p w:rsidR="003F68C4" w:rsidRPr="003847C6" w:rsidRDefault="003F68C4" w:rsidP="003847C6">
      <w:pPr>
        <w:tabs>
          <w:tab w:val="left" w:pos="1800"/>
        </w:tabs>
        <w:jc w:val="both"/>
        <w:rPr>
          <w:rFonts w:ascii="Arial" w:eastAsiaTheme="minorEastAsia" w:hAnsi="Arial" w:cs="Arial"/>
          <w:sz w:val="24"/>
          <w:szCs w:val="24"/>
        </w:rPr>
      </w:pPr>
    </w:p>
    <w:p w:rsidR="00D83CD1" w:rsidRPr="003847C6" w:rsidRDefault="00784C5A" w:rsidP="003847C6">
      <w:pPr>
        <w:tabs>
          <w:tab w:val="left" w:pos="1800"/>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Ejemplo</w:t>
      </w:r>
      <w:r w:rsidR="00D47E53" w:rsidRPr="003847C6">
        <w:rPr>
          <w:rFonts w:ascii="Arial" w:eastAsiaTheme="minorEastAsia" w:hAnsi="Arial" w:cs="Arial"/>
          <w:b/>
          <w:color w:val="C00000"/>
          <w:sz w:val="24"/>
          <w:szCs w:val="24"/>
        </w:rPr>
        <w:t xml:space="preserve"> 1</w:t>
      </w:r>
      <w:r w:rsidRPr="003847C6">
        <w:rPr>
          <w:rFonts w:ascii="Arial" w:eastAsiaTheme="minorEastAsia" w:hAnsi="Arial" w:cs="Arial"/>
          <w:b/>
          <w:color w:val="C00000"/>
          <w:sz w:val="24"/>
          <w:szCs w:val="24"/>
        </w:rPr>
        <w:t>:</w:t>
      </w:r>
    </w:p>
    <w:p w:rsidR="00784C5A" w:rsidRPr="003847C6" w:rsidRDefault="00784C5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¿Qué aceleración imprimirá una fuerza de 20 N a un objeto de 10 Kg?</w:t>
      </w:r>
    </w:p>
    <w:p w:rsidR="00784C5A" w:rsidRPr="003847C6" w:rsidRDefault="00784C5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Solución:</w:t>
      </w:r>
    </w:p>
    <w:p w:rsidR="00B76EAA" w:rsidRPr="003847C6" w:rsidRDefault="00B76EA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Siguiendo los pasos de la recomendación para resolver los problemas:</w:t>
      </w:r>
    </w:p>
    <w:p w:rsidR="00B76EAA" w:rsidRPr="003847C6" w:rsidRDefault="00B76EA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1.   F=20 N</w:t>
      </w:r>
    </w:p>
    <w:p w:rsidR="00B76EAA" w:rsidRPr="003847C6" w:rsidRDefault="00F71EC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      </w:t>
      </w:r>
      <w:r w:rsidR="00B76EAA" w:rsidRPr="003847C6">
        <w:rPr>
          <w:rFonts w:ascii="Arial" w:eastAsiaTheme="minorEastAsia" w:hAnsi="Arial" w:cs="Arial"/>
          <w:sz w:val="24"/>
          <w:szCs w:val="24"/>
        </w:rPr>
        <w:t>m=10 Kg</w:t>
      </w:r>
    </w:p>
    <w:p w:rsidR="00B76EAA" w:rsidRPr="003847C6" w:rsidRDefault="00F71EC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     </w:t>
      </w:r>
      <m:oMath>
        <m:r>
          <w:rPr>
            <w:rFonts w:ascii="Cambria Math" w:eastAsiaTheme="minorEastAsia" w:hAnsi="Cambria Math" w:cs="Arial"/>
            <w:sz w:val="24"/>
            <w:szCs w:val="24"/>
          </w:rPr>
          <m:t>a</m:t>
        </m:r>
      </m:oMath>
      <w:r w:rsidR="00B76EAA" w:rsidRPr="003847C6">
        <w:rPr>
          <w:rFonts w:ascii="Arial" w:eastAsiaTheme="minorEastAsia" w:hAnsi="Arial" w:cs="Arial"/>
          <w:sz w:val="24"/>
          <w:szCs w:val="24"/>
        </w:rPr>
        <w:t>=?</w:t>
      </w:r>
    </w:p>
    <w:p w:rsidR="00B76EAA" w:rsidRPr="003847C6" w:rsidRDefault="00B76EA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 </w:t>
      </w:r>
      <w:r w:rsidR="00F71EC1" w:rsidRPr="003847C6">
        <w:rPr>
          <w:rFonts w:ascii="Arial" w:eastAsiaTheme="minorEastAsia" w:hAnsi="Arial" w:cs="Arial"/>
          <w:sz w:val="24"/>
          <w:szCs w:val="24"/>
        </w:rPr>
        <w:t>2. Todas las unidades están en el sistema métrico SI y en su unidad fundamental.</w:t>
      </w:r>
    </w:p>
    <w:p w:rsidR="00784C5A" w:rsidRPr="003847C6" w:rsidRDefault="00F71EC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3. </w:t>
      </w:r>
      <w:r w:rsidR="00784C5A" w:rsidRPr="003847C6">
        <w:rPr>
          <w:rFonts w:ascii="Arial" w:eastAsiaTheme="minorEastAsia" w:hAnsi="Arial" w:cs="Arial"/>
          <w:sz w:val="24"/>
          <w:szCs w:val="24"/>
        </w:rPr>
        <w:t>Solamente hay una fuerza que actúa sobre el cuerpo</w:t>
      </w:r>
      <w:r w:rsidR="00244632" w:rsidRPr="003847C6">
        <w:rPr>
          <w:rFonts w:ascii="Arial" w:eastAsiaTheme="minorEastAsia" w:hAnsi="Arial" w:cs="Arial"/>
          <w:sz w:val="24"/>
          <w:szCs w:val="24"/>
        </w:rPr>
        <w:t>.</w:t>
      </w:r>
    </w:p>
    <w:p w:rsidR="00784C5A" w:rsidRPr="003847C6" w:rsidRDefault="00F71EC1"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4.  </w:t>
      </w:r>
      <w:r w:rsidR="00784C5A" w:rsidRPr="003847C6">
        <w:rPr>
          <w:rFonts w:ascii="Arial" w:eastAsiaTheme="minorEastAsia" w:hAnsi="Arial" w:cs="Arial"/>
          <w:sz w:val="24"/>
          <w:szCs w:val="24"/>
        </w:rPr>
        <w:t>La aceleración la podemos hallar de la ecuación de la segunda ley de Newton:</w:t>
      </w:r>
    </w:p>
    <w:p w:rsidR="00784C5A" w:rsidRPr="003847C6" w:rsidRDefault="00784C5A"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F</m:t>
          </m:r>
          <m:r>
            <w:rPr>
              <w:rFonts w:ascii="Cambria Math" w:eastAsiaTheme="minorEastAsia" w:hAnsi="Arial" w:cs="Arial"/>
              <w:sz w:val="24"/>
              <w:szCs w:val="24"/>
            </w:rPr>
            <m:t>=</m:t>
          </m:r>
          <m:r>
            <w:rPr>
              <w:rFonts w:ascii="Cambria Math" w:eastAsiaTheme="minorEastAsia" w:hAnsi="Cambria Math" w:cs="Arial"/>
              <w:sz w:val="24"/>
              <w:szCs w:val="24"/>
            </w:rPr>
            <m:t>ma</m:t>
          </m:r>
        </m:oMath>
      </m:oMathPara>
    </w:p>
    <w:p w:rsidR="00784C5A" w:rsidRPr="003847C6" w:rsidRDefault="00784C5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que simplificando se obtiene:</w:t>
      </w:r>
    </w:p>
    <w:p w:rsidR="00784C5A" w:rsidRPr="003847C6" w:rsidRDefault="00784C5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 </w:t>
      </w:r>
      <m:oMath>
        <m:r>
          <w:rPr>
            <w:rFonts w:ascii="Cambria Math" w:eastAsiaTheme="minorEastAsia" w:hAnsi="Cambria Math" w:cs="Arial"/>
            <w:sz w:val="24"/>
            <w:szCs w:val="24"/>
          </w:rPr>
          <m:t>a</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F</m:t>
            </m:r>
          </m:num>
          <m:den>
            <m:r>
              <w:rPr>
                <w:rFonts w:ascii="Cambria Math" w:eastAsiaTheme="minorEastAsia" w:hAnsi="Cambria Math" w:cs="Arial"/>
                <w:sz w:val="24"/>
                <w:szCs w:val="24"/>
              </w:rPr>
              <m:t>m</m:t>
            </m:r>
          </m:den>
        </m:f>
      </m:oMath>
      <w:r w:rsidRPr="003847C6">
        <w:rPr>
          <w:rFonts w:ascii="Arial" w:eastAsiaTheme="minorEastAsia" w:hAnsi="Arial" w:cs="Arial"/>
          <w:sz w:val="24"/>
          <w:szCs w:val="24"/>
        </w:rPr>
        <w:t xml:space="preserve">  </w:t>
      </w:r>
    </w:p>
    <w:p w:rsidR="00784C5A" w:rsidRPr="003847C6" w:rsidRDefault="00784C5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Reemplazando los valores en esta ecuación se obtiene el valor de la aceleración:</w:t>
      </w:r>
    </w:p>
    <w:p w:rsidR="00784C5A" w:rsidRPr="003847C6" w:rsidRDefault="00784C5A"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a</m:t>
          </m:r>
          <m:r>
            <w:rPr>
              <w:rFonts w:ascii="Cambria Math" w:eastAsiaTheme="minorEastAsia" w:hAnsi="Arial" w:cs="Arial"/>
              <w:sz w:val="24"/>
              <w:szCs w:val="24"/>
            </w:rPr>
            <m:t xml:space="preserve">=2 </m:t>
          </m:r>
          <m:r>
            <w:rPr>
              <w:rFonts w:ascii="Cambria Math" w:eastAsiaTheme="minorEastAsia" w:hAnsi="Cambria Math" w:cs="Arial"/>
              <w:sz w:val="24"/>
              <w:szCs w:val="24"/>
            </w:rPr>
            <m:t>m</m:t>
          </m:r>
          <m:r>
            <w:rPr>
              <w:rFonts w:ascii="Cambria Math" w:eastAsiaTheme="minorEastAsia" w:hAnsi="Arial" w:cs="Arial"/>
              <w:sz w:val="24"/>
              <w:szCs w:val="24"/>
            </w:rPr>
            <m:t>/</m:t>
          </m:r>
          <m:sSup>
            <m:sSupPr>
              <m:ctrlPr>
                <w:rPr>
                  <w:rFonts w:ascii="Cambria Math" w:eastAsiaTheme="minorEastAsia" w:hAnsi="Arial" w:cs="Arial"/>
                  <w:i/>
                  <w:sz w:val="24"/>
                  <w:szCs w:val="24"/>
                </w:rPr>
              </m:ctrlPr>
            </m:sSupPr>
            <m:e>
              <m:r>
                <w:rPr>
                  <w:rFonts w:ascii="Cambria Math" w:eastAsiaTheme="minorEastAsia" w:hAnsi="Cambria Math" w:cs="Arial"/>
                  <w:sz w:val="24"/>
                  <w:szCs w:val="24"/>
                </w:rPr>
                <m:t>s</m:t>
              </m:r>
            </m:e>
            <m:sup>
              <m:r>
                <w:rPr>
                  <w:rFonts w:ascii="Cambria Math" w:eastAsiaTheme="minorEastAsia" w:hAnsi="Arial" w:cs="Arial"/>
                  <w:sz w:val="24"/>
                  <w:szCs w:val="24"/>
                </w:rPr>
                <m:t>2</m:t>
              </m:r>
            </m:sup>
          </m:sSup>
        </m:oMath>
      </m:oMathPara>
    </w:p>
    <w:p w:rsidR="00B76EAA" w:rsidRPr="003847C6" w:rsidRDefault="00B76EAA" w:rsidP="003847C6">
      <w:pPr>
        <w:tabs>
          <w:tab w:val="left" w:pos="1800"/>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Ejemplo</w:t>
      </w:r>
      <w:r w:rsidR="00D47E53" w:rsidRPr="003847C6">
        <w:rPr>
          <w:rFonts w:ascii="Arial" w:eastAsiaTheme="minorEastAsia" w:hAnsi="Arial" w:cs="Arial"/>
          <w:b/>
          <w:color w:val="C00000"/>
          <w:sz w:val="24"/>
          <w:szCs w:val="24"/>
        </w:rPr>
        <w:t xml:space="preserve"> 2</w:t>
      </w:r>
      <w:r w:rsidRPr="003847C6">
        <w:rPr>
          <w:rFonts w:ascii="Arial" w:eastAsiaTheme="minorEastAsia" w:hAnsi="Arial" w:cs="Arial"/>
          <w:b/>
          <w:color w:val="C00000"/>
          <w:sz w:val="24"/>
          <w:szCs w:val="24"/>
        </w:rPr>
        <w:t>:</w:t>
      </w:r>
    </w:p>
    <w:p w:rsidR="00B76EAA" w:rsidRPr="003847C6" w:rsidRDefault="00B76EAA"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¿Cuál es la masa de un cuerpo si una fuerza de 60 N le da una aceleración de 4 </w:t>
      </w:r>
      <m:oMath>
        <m:r>
          <w:rPr>
            <w:rFonts w:ascii="Cambria Math" w:eastAsiaTheme="minorEastAsia" w:hAnsi="Cambria Math" w:cs="Arial"/>
            <w:sz w:val="24"/>
            <w:szCs w:val="24"/>
          </w:rPr>
          <m:t>m</m:t>
        </m:r>
        <m:r>
          <w:rPr>
            <w:rFonts w:ascii="Cambria Math" w:eastAsiaTheme="minorEastAsia" w:hAnsi="Arial" w:cs="Arial"/>
            <w:sz w:val="24"/>
            <w:szCs w:val="24"/>
          </w:rPr>
          <m:t>/</m:t>
        </m:r>
        <m:sSup>
          <m:sSupPr>
            <m:ctrlPr>
              <w:rPr>
                <w:rFonts w:ascii="Cambria Math" w:eastAsiaTheme="minorEastAsia" w:hAnsi="Arial" w:cs="Arial"/>
                <w:i/>
                <w:sz w:val="24"/>
                <w:szCs w:val="24"/>
              </w:rPr>
            </m:ctrlPr>
          </m:sSupPr>
          <m:e>
            <m:r>
              <w:rPr>
                <w:rFonts w:ascii="Cambria Math" w:eastAsiaTheme="minorEastAsia" w:hAnsi="Cambria Math" w:cs="Arial"/>
                <w:sz w:val="24"/>
                <w:szCs w:val="24"/>
              </w:rPr>
              <m:t>s</m:t>
            </m:r>
          </m:e>
          <m:sup>
            <m:r>
              <w:rPr>
                <w:rFonts w:ascii="Cambria Math" w:eastAsiaTheme="minorEastAsia" w:hAnsi="Arial" w:cs="Arial"/>
                <w:sz w:val="24"/>
                <w:szCs w:val="24"/>
              </w:rPr>
              <m:t>2</m:t>
            </m:r>
          </m:sup>
        </m:sSup>
      </m:oMath>
      <w:r w:rsidRPr="003847C6">
        <w:rPr>
          <w:rFonts w:ascii="Arial" w:eastAsiaTheme="minorEastAsia" w:hAnsi="Arial" w:cs="Arial"/>
          <w:sz w:val="24"/>
          <w:szCs w:val="24"/>
        </w:rPr>
        <w:t>?</w:t>
      </w:r>
    </w:p>
    <w:p w:rsidR="00244632"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Solución:</w:t>
      </w:r>
    </w:p>
    <w:p w:rsidR="00B76EAA"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1. F=60 N</w:t>
      </w:r>
    </w:p>
    <w:p w:rsidR="00244632" w:rsidRPr="003847C6" w:rsidRDefault="00244632" w:rsidP="003847C6">
      <w:pPr>
        <w:tabs>
          <w:tab w:val="left" w:pos="1800"/>
        </w:tabs>
        <w:jc w:val="both"/>
        <w:rPr>
          <w:rFonts w:ascii="Arial" w:eastAsiaTheme="minorEastAsia" w:hAnsi="Arial" w:cs="Arial"/>
          <w:sz w:val="24"/>
          <w:szCs w:val="24"/>
        </w:rPr>
      </w:pPr>
      <m:oMathPara>
        <m:oMathParaPr>
          <m:jc m:val="left"/>
        </m:oMathParaPr>
        <m:oMath>
          <m:r>
            <w:rPr>
              <w:rFonts w:ascii="Cambria Math" w:eastAsiaTheme="minorEastAsia" w:hAnsi="Arial" w:cs="Arial"/>
              <w:sz w:val="24"/>
              <w:szCs w:val="24"/>
            </w:rPr>
            <m:t xml:space="preserve">     </m:t>
          </m:r>
          <m:r>
            <w:rPr>
              <w:rFonts w:ascii="Cambria Math" w:eastAsiaTheme="minorEastAsia" w:hAnsi="Cambria Math" w:cs="Arial"/>
              <w:sz w:val="24"/>
              <w:szCs w:val="24"/>
            </w:rPr>
            <m:t>a</m:t>
          </m:r>
          <m:r>
            <w:rPr>
              <w:rFonts w:ascii="Cambria Math" w:eastAsiaTheme="minorEastAsia" w:hAnsi="Arial" w:cs="Arial"/>
              <w:sz w:val="24"/>
              <w:szCs w:val="24"/>
            </w:rPr>
            <m:t xml:space="preserve">=4 </m:t>
          </m:r>
          <m:r>
            <w:rPr>
              <w:rFonts w:ascii="Cambria Math" w:eastAsiaTheme="minorEastAsia" w:hAnsi="Cambria Math" w:cs="Arial"/>
              <w:sz w:val="24"/>
              <w:szCs w:val="24"/>
            </w:rPr>
            <m:t>m</m:t>
          </m:r>
          <m:r>
            <w:rPr>
              <w:rFonts w:ascii="Cambria Math" w:eastAsiaTheme="minorEastAsia" w:hAnsi="Arial" w:cs="Arial"/>
              <w:sz w:val="24"/>
              <w:szCs w:val="24"/>
            </w:rPr>
            <m:t>/</m:t>
          </m:r>
          <m:sSup>
            <m:sSupPr>
              <m:ctrlPr>
                <w:rPr>
                  <w:rFonts w:ascii="Cambria Math" w:eastAsiaTheme="minorEastAsia" w:hAnsi="Arial" w:cs="Arial"/>
                  <w:i/>
                  <w:sz w:val="24"/>
                  <w:szCs w:val="24"/>
                </w:rPr>
              </m:ctrlPr>
            </m:sSupPr>
            <m:e>
              <m:r>
                <w:rPr>
                  <w:rFonts w:ascii="Cambria Math" w:eastAsiaTheme="minorEastAsia" w:hAnsi="Cambria Math" w:cs="Arial"/>
                  <w:sz w:val="24"/>
                  <w:szCs w:val="24"/>
                </w:rPr>
                <m:t>s</m:t>
              </m:r>
            </m:e>
            <m:sup>
              <m:r>
                <w:rPr>
                  <w:rFonts w:ascii="Cambria Math" w:eastAsiaTheme="minorEastAsia" w:hAnsi="Arial" w:cs="Arial"/>
                  <w:sz w:val="24"/>
                  <w:szCs w:val="24"/>
                </w:rPr>
                <m:t>2</m:t>
              </m:r>
            </m:sup>
          </m:sSup>
        </m:oMath>
      </m:oMathPara>
    </w:p>
    <w:p w:rsidR="00244632"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m=?</w:t>
      </w:r>
    </w:p>
    <w:p w:rsidR="00244632"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2. Todas las unidades están en el sistema métrico SI y en su unidad fundamental.</w:t>
      </w:r>
    </w:p>
    <w:p w:rsidR="00244632"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3. Solamente hay una fuerza que actúa sobre el cuerpo.</w:t>
      </w:r>
    </w:p>
    <w:p w:rsidR="00244632"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lastRenderedPageBreak/>
        <w:t xml:space="preserve">4.                     </w:t>
      </w:r>
      <m:oMath>
        <m:r>
          <w:rPr>
            <w:rFonts w:ascii="Cambria Math" w:eastAsiaTheme="minorEastAsia" w:hAnsi="Cambria Math" w:cs="Arial"/>
            <w:sz w:val="24"/>
            <w:szCs w:val="24"/>
          </w:rPr>
          <m:t>F</m:t>
        </m:r>
        <m:r>
          <w:rPr>
            <w:rFonts w:ascii="Cambria Math" w:eastAsiaTheme="minorEastAsia" w:hAnsi="Arial" w:cs="Arial"/>
            <w:sz w:val="24"/>
            <w:szCs w:val="24"/>
          </w:rPr>
          <m:t>=</m:t>
        </m:r>
        <m:r>
          <w:rPr>
            <w:rFonts w:ascii="Cambria Math" w:eastAsiaTheme="minorEastAsia" w:hAnsi="Cambria Math" w:cs="Arial"/>
            <w:sz w:val="24"/>
            <w:szCs w:val="24"/>
          </w:rPr>
          <m:t>ma</m:t>
        </m:r>
      </m:oMath>
    </w:p>
    <w:p w:rsidR="00244632"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que simplificando se obtiene:</w:t>
      </w:r>
    </w:p>
    <w:p w:rsidR="00244632"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 </w:t>
      </w:r>
      <m:oMath>
        <m:r>
          <w:rPr>
            <w:rFonts w:ascii="Cambria Math" w:eastAsiaTheme="minorEastAsia" w:hAnsi="Cambria Math" w:cs="Arial"/>
            <w:sz w:val="24"/>
            <w:szCs w:val="24"/>
          </w:rPr>
          <m:t>m</m:t>
        </m:r>
        <m:r>
          <w:rPr>
            <w:rFonts w:ascii="Cambria Math" w:eastAsiaTheme="minorEastAsia" w:hAnsi="Arial" w:cs="Arial"/>
            <w:sz w:val="24"/>
            <w:szCs w:val="24"/>
          </w:rPr>
          <m:t>=</m:t>
        </m:r>
        <m:f>
          <m:fPr>
            <m:ctrlPr>
              <w:rPr>
                <w:rFonts w:ascii="Cambria Math" w:eastAsiaTheme="minorEastAsia" w:hAnsi="Arial" w:cs="Arial"/>
                <w:i/>
                <w:sz w:val="24"/>
                <w:szCs w:val="24"/>
              </w:rPr>
            </m:ctrlPr>
          </m:fPr>
          <m:num>
            <m:r>
              <w:rPr>
                <w:rFonts w:ascii="Cambria Math" w:eastAsiaTheme="minorEastAsia" w:hAnsi="Cambria Math" w:cs="Arial"/>
                <w:sz w:val="24"/>
                <w:szCs w:val="24"/>
              </w:rPr>
              <m:t>F</m:t>
            </m:r>
          </m:num>
          <m:den>
            <m:r>
              <w:rPr>
                <w:rFonts w:ascii="Cambria Math" w:eastAsiaTheme="minorEastAsia" w:hAnsi="Cambria Math" w:cs="Arial"/>
                <w:sz w:val="24"/>
                <w:szCs w:val="24"/>
              </w:rPr>
              <m:t>a</m:t>
            </m:r>
          </m:den>
        </m:f>
      </m:oMath>
      <w:r w:rsidRPr="003847C6">
        <w:rPr>
          <w:rFonts w:ascii="Arial" w:eastAsiaTheme="minorEastAsia" w:hAnsi="Arial" w:cs="Arial"/>
          <w:sz w:val="24"/>
          <w:szCs w:val="24"/>
        </w:rPr>
        <w:t xml:space="preserve">  </w:t>
      </w:r>
    </w:p>
    <w:p w:rsidR="00244632" w:rsidRPr="003847C6" w:rsidRDefault="00244632"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Reemplazando los valores en esta ecuación se obtiene el valor de la masa:</w:t>
      </w:r>
    </w:p>
    <w:p w:rsidR="00244632" w:rsidRPr="003847C6" w:rsidRDefault="00244632" w:rsidP="003847C6">
      <w:pPr>
        <w:tabs>
          <w:tab w:val="left" w:pos="1800"/>
        </w:tabs>
        <w:jc w:val="both"/>
        <w:rPr>
          <w:rFonts w:ascii="Arial" w:eastAsiaTheme="minorEastAsia" w:hAnsi="Arial" w:cs="Arial"/>
          <w:sz w:val="24"/>
          <w:szCs w:val="24"/>
        </w:rPr>
      </w:pPr>
      <m:oMathPara>
        <m:oMath>
          <m:r>
            <w:rPr>
              <w:rFonts w:ascii="Cambria Math" w:eastAsiaTheme="minorEastAsia" w:hAnsi="Cambria Math" w:cs="Arial"/>
              <w:sz w:val="24"/>
              <w:szCs w:val="24"/>
            </w:rPr>
            <m:t>m</m:t>
          </m:r>
          <m:r>
            <w:rPr>
              <w:rFonts w:ascii="Cambria Math" w:eastAsiaTheme="minorEastAsia" w:hAnsi="Arial" w:cs="Arial"/>
              <w:sz w:val="24"/>
              <w:szCs w:val="24"/>
            </w:rPr>
            <m:t xml:space="preserve">=15 </m:t>
          </m:r>
          <m:r>
            <w:rPr>
              <w:rFonts w:ascii="Cambria Math" w:eastAsiaTheme="minorEastAsia" w:hAnsi="Cambria Math" w:cs="Arial"/>
              <w:sz w:val="24"/>
              <w:szCs w:val="24"/>
            </w:rPr>
            <m:t>Kg</m:t>
          </m:r>
        </m:oMath>
      </m:oMathPara>
    </w:p>
    <w:p w:rsidR="00244632" w:rsidRPr="003847C6" w:rsidRDefault="00244632" w:rsidP="003847C6">
      <w:pPr>
        <w:tabs>
          <w:tab w:val="left" w:pos="1800"/>
        </w:tabs>
        <w:jc w:val="both"/>
        <w:rPr>
          <w:rFonts w:ascii="Arial" w:eastAsiaTheme="minorEastAsia" w:hAnsi="Arial" w:cs="Arial"/>
          <w:sz w:val="24"/>
          <w:szCs w:val="24"/>
        </w:rPr>
      </w:pPr>
    </w:p>
    <w:p w:rsidR="00244632" w:rsidRPr="003847C6" w:rsidRDefault="00244632" w:rsidP="003847C6">
      <w:pPr>
        <w:tabs>
          <w:tab w:val="left" w:pos="1800"/>
        </w:tabs>
        <w:jc w:val="both"/>
        <w:rPr>
          <w:rFonts w:ascii="Arial" w:eastAsiaTheme="minorEastAsia" w:hAnsi="Arial" w:cs="Arial"/>
          <w:sz w:val="24"/>
          <w:szCs w:val="24"/>
        </w:rPr>
      </w:pPr>
    </w:p>
    <w:p w:rsidR="00244632" w:rsidRPr="003847C6" w:rsidRDefault="00C10874" w:rsidP="003847C6">
      <w:pPr>
        <w:tabs>
          <w:tab w:val="left" w:pos="1800"/>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Ejemplo 3:</w:t>
      </w:r>
    </w:p>
    <w:p w:rsidR="00244632" w:rsidRPr="003847C6" w:rsidRDefault="00C10874"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 xml:space="preserve">Un disco de hockey tiene una masa de 0.3 Kg se desliza horizontalmente sin fricción sobre una pista de hielo. Las fuerzas que actúan sobre el disco se muestran en la figura. La fuerza </w:t>
      </w: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F</m:t>
            </m:r>
          </m:e>
          <m:sub>
            <m:r>
              <w:rPr>
                <w:rFonts w:ascii="Cambria Math" w:eastAsiaTheme="minorEastAsia" w:hAnsi="Arial" w:cs="Arial"/>
                <w:sz w:val="24"/>
                <w:szCs w:val="24"/>
              </w:rPr>
              <m:t>1</m:t>
            </m:r>
          </m:sub>
        </m:sSub>
      </m:oMath>
      <w:r w:rsidRPr="003847C6">
        <w:rPr>
          <w:rFonts w:ascii="Arial" w:eastAsiaTheme="minorEastAsia" w:hAnsi="Arial" w:cs="Arial"/>
          <w:sz w:val="24"/>
          <w:szCs w:val="24"/>
        </w:rPr>
        <w:t xml:space="preserve"> tiene una magnitud de 5</w:t>
      </w:r>
      <w:r w:rsidR="002863DC" w:rsidRPr="003847C6">
        <w:rPr>
          <w:rFonts w:ascii="Arial" w:eastAsiaTheme="minorEastAsia" w:hAnsi="Arial" w:cs="Arial"/>
          <w:sz w:val="24"/>
          <w:szCs w:val="24"/>
        </w:rPr>
        <w:t xml:space="preserve"> N</w:t>
      </w:r>
      <w:r w:rsidRPr="003847C6">
        <w:rPr>
          <w:rFonts w:ascii="Arial" w:eastAsiaTheme="minorEastAsia" w:hAnsi="Arial" w:cs="Arial"/>
          <w:sz w:val="24"/>
          <w:szCs w:val="24"/>
        </w:rPr>
        <w:t xml:space="preserve">, y la fuerza  </w:t>
      </w: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F</m:t>
            </m:r>
          </m:e>
          <m:sub>
            <m:r>
              <w:rPr>
                <w:rFonts w:ascii="Cambria Math" w:eastAsiaTheme="minorEastAsia" w:hAnsi="Arial" w:cs="Arial"/>
                <w:sz w:val="24"/>
                <w:szCs w:val="24"/>
              </w:rPr>
              <m:t>2</m:t>
            </m:r>
          </m:sub>
        </m:sSub>
      </m:oMath>
      <w:r w:rsidRPr="003847C6">
        <w:rPr>
          <w:rFonts w:ascii="Arial" w:eastAsiaTheme="minorEastAsia" w:hAnsi="Arial" w:cs="Arial"/>
          <w:sz w:val="24"/>
          <w:szCs w:val="24"/>
        </w:rPr>
        <w:t xml:space="preserve"> tiene una magnitud de 8 N. Determine la dirección y la magnitud de la aceleración del disco.</w:t>
      </w:r>
    </w:p>
    <w:p w:rsidR="00F81E41" w:rsidRPr="003847C6" w:rsidRDefault="00C10874"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581275" cy="2352675"/>
            <wp:effectExtent l="1905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cstate="print"/>
                    <a:srcRect/>
                    <a:stretch>
                      <a:fillRect/>
                    </a:stretch>
                  </pic:blipFill>
                  <pic:spPr bwMode="auto">
                    <a:xfrm>
                      <a:off x="0" y="0"/>
                      <a:ext cx="2581275" cy="2352675"/>
                    </a:xfrm>
                    <a:prstGeom prst="rect">
                      <a:avLst/>
                    </a:prstGeom>
                    <a:noFill/>
                    <a:ln w="9525">
                      <a:noFill/>
                      <a:miter lim="800000"/>
                      <a:headEnd/>
                      <a:tailEnd/>
                    </a:ln>
                  </pic:spPr>
                </pic:pic>
              </a:graphicData>
            </a:graphic>
          </wp:inline>
        </w:drawing>
      </w:r>
    </w:p>
    <w:p w:rsidR="00F81E41" w:rsidRPr="003847C6" w:rsidRDefault="00F81E41" w:rsidP="003847C6">
      <w:pPr>
        <w:jc w:val="both"/>
        <w:rPr>
          <w:rFonts w:ascii="Arial" w:eastAsiaTheme="minorEastAsia" w:hAnsi="Arial" w:cs="Arial"/>
          <w:sz w:val="24"/>
          <w:szCs w:val="24"/>
        </w:rPr>
      </w:pPr>
    </w:p>
    <w:p w:rsidR="00C10874" w:rsidRPr="003847C6" w:rsidRDefault="00F81E41" w:rsidP="003847C6">
      <w:pPr>
        <w:tabs>
          <w:tab w:val="left" w:pos="1395"/>
        </w:tabs>
        <w:jc w:val="both"/>
        <w:rPr>
          <w:rFonts w:ascii="Arial" w:eastAsiaTheme="minorEastAsia" w:hAnsi="Arial" w:cs="Arial"/>
          <w:sz w:val="24"/>
          <w:szCs w:val="24"/>
        </w:rPr>
      </w:pPr>
      <w:r w:rsidRPr="003847C6">
        <w:rPr>
          <w:rFonts w:ascii="Arial" w:eastAsiaTheme="minorEastAsia" w:hAnsi="Arial" w:cs="Arial"/>
          <w:sz w:val="24"/>
          <w:szCs w:val="24"/>
        </w:rPr>
        <w:t>1.  m=0.3 Kg</w:t>
      </w:r>
    </w:p>
    <w:p w:rsidR="002863DC" w:rsidRPr="003847C6" w:rsidRDefault="00FD61F4" w:rsidP="003847C6">
      <w:pPr>
        <w:tabs>
          <w:tab w:val="left" w:pos="1395"/>
        </w:tabs>
        <w:jc w:val="both"/>
        <w:rPr>
          <w:rFonts w:ascii="Arial" w:eastAsiaTheme="minorEastAsia" w:hAnsi="Arial" w:cs="Arial"/>
          <w:sz w:val="24"/>
          <w:szCs w:val="24"/>
        </w:rPr>
      </w:pP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F</m:t>
            </m:r>
          </m:e>
          <m:sub>
            <m:r>
              <w:rPr>
                <w:rFonts w:ascii="Cambria Math" w:eastAsiaTheme="minorEastAsia" w:hAnsi="Arial" w:cs="Arial"/>
                <w:sz w:val="24"/>
                <w:szCs w:val="24"/>
              </w:rPr>
              <m:t>1</m:t>
            </m:r>
          </m:sub>
        </m:sSub>
        <m:r>
          <w:rPr>
            <w:rFonts w:ascii="Cambria Math" w:eastAsiaTheme="minorEastAsia" w:hAnsi="Arial" w:cs="Arial"/>
            <w:sz w:val="24"/>
            <w:szCs w:val="24"/>
          </w:rPr>
          <m:t>=</m:t>
        </m:r>
      </m:oMath>
      <w:r w:rsidR="002863DC" w:rsidRPr="003847C6">
        <w:rPr>
          <w:rFonts w:ascii="Arial" w:eastAsiaTheme="minorEastAsia" w:hAnsi="Arial" w:cs="Arial"/>
          <w:sz w:val="24"/>
          <w:szCs w:val="24"/>
        </w:rPr>
        <w:t xml:space="preserve"> 5 N</w:t>
      </w:r>
    </w:p>
    <w:p w:rsidR="002863DC" w:rsidRPr="003847C6" w:rsidRDefault="00FD61F4" w:rsidP="003847C6">
      <w:pPr>
        <w:tabs>
          <w:tab w:val="left" w:pos="1395"/>
        </w:tabs>
        <w:jc w:val="both"/>
        <w:rPr>
          <w:rFonts w:ascii="Arial" w:eastAsiaTheme="minorEastAsia" w:hAnsi="Arial" w:cs="Arial"/>
          <w:sz w:val="24"/>
          <w:szCs w:val="24"/>
        </w:rPr>
      </w:pP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F</m:t>
            </m:r>
          </m:e>
          <m:sub>
            <m:r>
              <w:rPr>
                <w:rFonts w:ascii="Cambria Math" w:eastAsiaTheme="minorEastAsia" w:hAnsi="Arial" w:cs="Arial"/>
                <w:sz w:val="24"/>
                <w:szCs w:val="24"/>
              </w:rPr>
              <m:t>2</m:t>
            </m:r>
          </m:sub>
        </m:sSub>
        <m:r>
          <w:rPr>
            <w:rFonts w:ascii="Cambria Math" w:eastAsiaTheme="minorEastAsia" w:hAnsi="Arial" w:cs="Arial"/>
            <w:sz w:val="24"/>
            <w:szCs w:val="24"/>
          </w:rPr>
          <m:t>=</m:t>
        </m:r>
      </m:oMath>
      <w:r w:rsidR="002863DC" w:rsidRPr="003847C6">
        <w:rPr>
          <w:rFonts w:ascii="Arial" w:eastAsiaTheme="minorEastAsia" w:hAnsi="Arial" w:cs="Arial"/>
          <w:sz w:val="24"/>
          <w:szCs w:val="24"/>
        </w:rPr>
        <w:t xml:space="preserve"> 8 N</w:t>
      </w:r>
    </w:p>
    <w:p w:rsidR="002863DC" w:rsidRPr="003847C6" w:rsidRDefault="002863DC" w:rsidP="003847C6">
      <w:pPr>
        <w:tabs>
          <w:tab w:val="left" w:pos="1395"/>
        </w:tabs>
        <w:jc w:val="both"/>
        <w:rPr>
          <w:rFonts w:ascii="Arial" w:eastAsiaTheme="minorEastAsia" w:hAnsi="Arial" w:cs="Arial"/>
          <w:sz w:val="24"/>
          <w:szCs w:val="24"/>
        </w:rPr>
      </w:pPr>
      <m:oMath>
        <m:r>
          <w:rPr>
            <w:rFonts w:ascii="Cambria Math" w:eastAsiaTheme="minorEastAsia" w:hAnsi="Cambria Math" w:cs="Arial"/>
            <w:sz w:val="24"/>
            <w:szCs w:val="24"/>
          </w:rPr>
          <m:t>a</m:t>
        </m:r>
      </m:oMath>
      <w:r w:rsidRPr="003847C6">
        <w:rPr>
          <w:rFonts w:ascii="Arial" w:eastAsiaTheme="minorEastAsia" w:hAnsi="Arial" w:cs="Arial"/>
          <w:sz w:val="24"/>
          <w:szCs w:val="24"/>
        </w:rPr>
        <w:t>=?</w:t>
      </w:r>
    </w:p>
    <w:p w:rsidR="00426470" w:rsidRPr="003847C6" w:rsidRDefault="00426470" w:rsidP="003847C6">
      <w:pPr>
        <w:tabs>
          <w:tab w:val="left" w:pos="1800"/>
        </w:tabs>
        <w:jc w:val="both"/>
        <w:rPr>
          <w:rFonts w:ascii="Arial" w:eastAsiaTheme="minorEastAsia" w:hAnsi="Arial" w:cs="Arial"/>
          <w:sz w:val="24"/>
          <w:szCs w:val="24"/>
        </w:rPr>
      </w:pPr>
      <w:r w:rsidRPr="003847C6">
        <w:rPr>
          <w:rFonts w:ascii="Arial" w:eastAsiaTheme="minorEastAsia" w:hAnsi="Arial" w:cs="Arial"/>
          <w:sz w:val="24"/>
          <w:szCs w:val="24"/>
        </w:rPr>
        <w:t>2. Todas las unidades están en el sistema métrico SI y en su unidad fundamental.</w:t>
      </w:r>
    </w:p>
    <w:p w:rsidR="0024035C" w:rsidRPr="008E3168" w:rsidRDefault="008E3168" w:rsidP="003847C6">
      <w:pPr>
        <w:tabs>
          <w:tab w:val="left" w:pos="1800"/>
        </w:tabs>
        <w:jc w:val="both"/>
        <w:rPr>
          <w:rFonts w:ascii="Arial" w:eastAsiaTheme="minorEastAsia" w:hAnsi="Arial" w:cs="Arial"/>
          <w:sz w:val="24"/>
          <w:szCs w:val="24"/>
          <w:highlight w:val="cyan"/>
        </w:rPr>
      </w:pPr>
      <w:r w:rsidRPr="008E3168">
        <w:rPr>
          <w:rFonts w:ascii="Arial" w:eastAsiaTheme="minorEastAsia" w:hAnsi="Arial" w:cs="Arial"/>
          <w:sz w:val="24"/>
          <w:szCs w:val="24"/>
          <w:highlight w:val="cyan"/>
        </w:rPr>
        <w:lastRenderedPageBreak/>
        <w:t>Ejemplo simulado:</w:t>
      </w:r>
    </w:p>
    <w:p w:rsidR="008E3168" w:rsidRPr="008E3168" w:rsidRDefault="008E3168" w:rsidP="003847C6">
      <w:pPr>
        <w:tabs>
          <w:tab w:val="left" w:pos="1800"/>
        </w:tabs>
        <w:jc w:val="both"/>
        <w:rPr>
          <w:rFonts w:ascii="Arial" w:eastAsiaTheme="minorEastAsia" w:hAnsi="Arial" w:cs="Arial"/>
          <w:sz w:val="24"/>
          <w:szCs w:val="24"/>
          <w:highlight w:val="cyan"/>
        </w:rPr>
      </w:pPr>
      <w:r w:rsidRPr="008E3168">
        <w:rPr>
          <w:rFonts w:ascii="Arial" w:eastAsiaTheme="minorEastAsia" w:hAnsi="Arial" w:cs="Arial"/>
          <w:sz w:val="24"/>
          <w:szCs w:val="24"/>
          <w:highlight w:val="cyan"/>
        </w:rPr>
        <w:t>Maquina de Atwood.</w:t>
      </w:r>
    </w:p>
    <w:p w:rsidR="008E3168" w:rsidRPr="008E3168" w:rsidRDefault="008E3168" w:rsidP="003847C6">
      <w:pPr>
        <w:tabs>
          <w:tab w:val="left" w:pos="1800"/>
        </w:tabs>
        <w:jc w:val="both"/>
        <w:rPr>
          <w:rFonts w:ascii="Arial" w:eastAsiaTheme="minorEastAsia" w:hAnsi="Arial" w:cs="Arial"/>
          <w:sz w:val="24"/>
          <w:szCs w:val="24"/>
          <w:highlight w:val="cyan"/>
        </w:rPr>
      </w:pPr>
      <w:r w:rsidRPr="008E3168">
        <w:rPr>
          <w:rFonts w:ascii="Arial" w:eastAsiaTheme="minorEastAsia" w:hAnsi="Arial" w:cs="Arial"/>
          <w:sz w:val="24"/>
          <w:szCs w:val="24"/>
          <w:highlight w:val="cyan"/>
        </w:rPr>
        <w:t>En la siguiente simulación encontrará una maquina de Atwood sometida a diferentes valores de aceleración.</w:t>
      </w:r>
    </w:p>
    <w:p w:rsidR="008E3168" w:rsidRPr="003847C6" w:rsidRDefault="008E3168" w:rsidP="003847C6">
      <w:pPr>
        <w:tabs>
          <w:tab w:val="left" w:pos="1800"/>
        </w:tabs>
        <w:jc w:val="both"/>
        <w:rPr>
          <w:rFonts w:ascii="Arial" w:eastAsiaTheme="minorEastAsia" w:hAnsi="Arial" w:cs="Arial"/>
          <w:sz w:val="24"/>
          <w:szCs w:val="24"/>
        </w:rPr>
      </w:pPr>
      <w:r w:rsidRPr="008E3168">
        <w:rPr>
          <w:rFonts w:ascii="Arial" w:eastAsiaTheme="minorEastAsia" w:hAnsi="Arial" w:cs="Arial"/>
          <w:sz w:val="24"/>
          <w:szCs w:val="24"/>
          <w:highlight w:val="cyan"/>
        </w:rPr>
        <w:t>Poner la simulación hecha en flash</w:t>
      </w:r>
      <w:r>
        <w:rPr>
          <w:rFonts w:ascii="Arial" w:eastAsiaTheme="minorEastAsia" w:hAnsi="Arial" w:cs="Arial"/>
          <w:sz w:val="24"/>
          <w:szCs w:val="24"/>
        </w:rPr>
        <w:t xml:space="preserve"> </w:t>
      </w:r>
    </w:p>
    <w:p w:rsidR="00426470" w:rsidRPr="003847C6" w:rsidRDefault="006660F4" w:rsidP="003847C6">
      <w:pPr>
        <w:jc w:val="both"/>
        <w:rPr>
          <w:rFonts w:ascii="Arial" w:eastAsiaTheme="minorEastAsia" w:hAnsi="Arial" w:cs="Arial"/>
          <w:b/>
          <w:sz w:val="24"/>
          <w:szCs w:val="24"/>
        </w:rPr>
      </w:pPr>
      <w:r w:rsidRPr="003A3C09">
        <w:rPr>
          <w:rFonts w:ascii="Arial" w:eastAsiaTheme="minorEastAsia" w:hAnsi="Arial" w:cs="Arial"/>
          <w:b/>
          <w:sz w:val="24"/>
          <w:szCs w:val="24"/>
          <w:highlight w:val="yellow"/>
        </w:rPr>
        <w:t>Tercera ley de Newton. Ley de acción y reacción</w:t>
      </w:r>
    </w:p>
    <w:p w:rsidR="00BB27D5" w:rsidRPr="003847C6" w:rsidRDefault="00E536C9" w:rsidP="003847C6">
      <w:pPr>
        <w:jc w:val="both"/>
        <w:rPr>
          <w:rFonts w:ascii="Arial" w:eastAsiaTheme="minorEastAsia" w:hAnsi="Arial" w:cs="Arial"/>
          <w:sz w:val="24"/>
          <w:szCs w:val="24"/>
        </w:rPr>
      </w:pPr>
      <w:r w:rsidRPr="003847C6">
        <w:rPr>
          <w:rFonts w:ascii="Arial" w:eastAsiaTheme="minorEastAsia" w:hAnsi="Arial" w:cs="Arial"/>
          <w:b/>
          <w:color w:val="C00000"/>
          <w:sz w:val="24"/>
          <w:szCs w:val="24"/>
        </w:rPr>
        <w:t>Definición:</w:t>
      </w:r>
      <w:r w:rsidRPr="003847C6">
        <w:rPr>
          <w:rFonts w:ascii="Arial" w:eastAsiaTheme="minorEastAsia" w:hAnsi="Arial" w:cs="Arial"/>
          <w:sz w:val="24"/>
          <w:szCs w:val="24"/>
        </w:rPr>
        <w:t xml:space="preserve"> a toda acción corresponde una reacción  igual en magnitud y dirección pero de sentido opuesto.</w:t>
      </w:r>
    </w:p>
    <w:p w:rsidR="00BB27D5" w:rsidRPr="003847C6" w:rsidRDefault="00BB27D5" w:rsidP="003847C6">
      <w:pPr>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Ejemplos:</w:t>
      </w:r>
    </w:p>
    <w:p w:rsidR="00084974" w:rsidRPr="003847C6" w:rsidRDefault="00084974" w:rsidP="003847C6">
      <w:pPr>
        <w:jc w:val="both"/>
        <w:rPr>
          <w:rFonts w:ascii="Arial" w:eastAsiaTheme="minorEastAsia" w:hAnsi="Arial" w:cs="Arial"/>
          <w:b/>
          <w:color w:val="C00000"/>
          <w:sz w:val="24"/>
          <w:szCs w:val="24"/>
        </w:rPr>
      </w:pPr>
      <w:r w:rsidRPr="003847C6">
        <w:rPr>
          <w:rFonts w:ascii="Arial" w:eastAsiaTheme="minorEastAsia" w:hAnsi="Arial" w:cs="Arial"/>
          <w:b/>
          <w:noProof/>
          <w:color w:val="C00000"/>
          <w:sz w:val="24"/>
          <w:szCs w:val="24"/>
          <w:lang w:eastAsia="es-CO"/>
        </w:rPr>
        <w:drawing>
          <wp:inline distT="0" distB="0" distL="0" distR="0">
            <wp:extent cx="3990975" cy="2933700"/>
            <wp:effectExtent l="19050" t="0" r="9525"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3990975" cy="2933700"/>
                    </a:xfrm>
                    <a:prstGeom prst="rect">
                      <a:avLst/>
                    </a:prstGeom>
                    <a:noFill/>
                    <a:ln w="9525">
                      <a:noFill/>
                      <a:miter lim="800000"/>
                      <a:headEnd/>
                      <a:tailEnd/>
                    </a:ln>
                  </pic:spPr>
                </pic:pic>
              </a:graphicData>
            </a:graphic>
          </wp:inline>
        </w:drawing>
      </w:r>
    </w:p>
    <w:p w:rsidR="00BB27D5" w:rsidRPr="003847C6" w:rsidRDefault="00BB27D5" w:rsidP="003847C6">
      <w:pPr>
        <w:jc w:val="both"/>
        <w:rPr>
          <w:rFonts w:ascii="Arial" w:eastAsiaTheme="minorEastAsia" w:hAnsi="Arial" w:cs="Arial"/>
          <w:sz w:val="24"/>
          <w:szCs w:val="24"/>
        </w:rPr>
      </w:pPr>
      <w:r w:rsidRPr="003847C6">
        <w:rPr>
          <w:rFonts w:ascii="Arial" w:eastAsiaTheme="minorEastAsia" w:hAnsi="Arial" w:cs="Arial"/>
          <w:sz w:val="24"/>
          <w:szCs w:val="24"/>
        </w:rPr>
        <w:t>La interacción que impulsa el clavo es la misma que detiene el martillo</w:t>
      </w:r>
    </w:p>
    <w:p w:rsidR="00EA354D" w:rsidRPr="003847C6" w:rsidRDefault="00EA354D" w:rsidP="003847C6">
      <w:pPr>
        <w:jc w:val="both"/>
        <w:rPr>
          <w:rFonts w:ascii="Arial" w:eastAsiaTheme="minorEastAsia" w:hAnsi="Arial" w:cs="Arial"/>
          <w:b/>
          <w:sz w:val="24"/>
          <w:szCs w:val="24"/>
        </w:rPr>
      </w:pPr>
      <w:r w:rsidRPr="003847C6">
        <w:rPr>
          <w:rFonts w:ascii="Arial" w:eastAsiaTheme="minorEastAsia" w:hAnsi="Arial" w:cs="Arial"/>
          <w:b/>
          <w:noProof/>
          <w:sz w:val="24"/>
          <w:szCs w:val="24"/>
          <w:lang w:eastAsia="es-CO"/>
        </w:rPr>
        <w:lastRenderedPageBreak/>
        <w:drawing>
          <wp:inline distT="0" distB="0" distL="0" distR="0">
            <wp:extent cx="3377444" cy="2543175"/>
            <wp:effectExtent l="1905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cstate="print"/>
                    <a:srcRect/>
                    <a:stretch>
                      <a:fillRect/>
                    </a:stretch>
                  </pic:blipFill>
                  <pic:spPr bwMode="auto">
                    <a:xfrm>
                      <a:off x="0" y="0"/>
                      <a:ext cx="3377444" cy="2543175"/>
                    </a:xfrm>
                    <a:prstGeom prst="rect">
                      <a:avLst/>
                    </a:prstGeom>
                    <a:noFill/>
                    <a:ln w="9525">
                      <a:noFill/>
                      <a:miter lim="800000"/>
                      <a:headEnd/>
                      <a:tailEnd/>
                    </a:ln>
                  </pic:spPr>
                </pic:pic>
              </a:graphicData>
            </a:graphic>
          </wp:inline>
        </w:drawing>
      </w:r>
    </w:p>
    <w:p w:rsidR="00241C6A" w:rsidRPr="003847C6" w:rsidRDefault="00241C6A" w:rsidP="003847C6">
      <w:pPr>
        <w:jc w:val="both"/>
        <w:rPr>
          <w:rFonts w:ascii="Arial" w:eastAsiaTheme="minorEastAsia" w:hAnsi="Arial" w:cs="Arial"/>
          <w:b/>
          <w:sz w:val="24"/>
          <w:szCs w:val="24"/>
        </w:rPr>
      </w:pPr>
      <w:r w:rsidRPr="003A3C09">
        <w:rPr>
          <w:rFonts w:ascii="Arial" w:eastAsiaTheme="minorEastAsia" w:hAnsi="Arial" w:cs="Arial"/>
          <w:b/>
          <w:sz w:val="24"/>
          <w:szCs w:val="24"/>
          <w:highlight w:val="yellow"/>
        </w:rPr>
        <w:t>Fuerza normal</w:t>
      </w:r>
    </w:p>
    <w:p w:rsidR="00241C6A" w:rsidRPr="003847C6" w:rsidRDefault="007121C9" w:rsidP="003847C6">
      <w:pPr>
        <w:jc w:val="both"/>
        <w:rPr>
          <w:rFonts w:ascii="Arial" w:eastAsiaTheme="minorEastAsia" w:hAnsi="Arial" w:cs="Arial"/>
          <w:sz w:val="24"/>
          <w:szCs w:val="24"/>
        </w:rPr>
      </w:pPr>
      <w:r w:rsidRPr="003847C6">
        <w:rPr>
          <w:rFonts w:ascii="Arial" w:eastAsiaTheme="minorEastAsia" w:hAnsi="Arial" w:cs="Arial"/>
          <w:b/>
          <w:color w:val="C00000"/>
          <w:sz w:val="24"/>
          <w:szCs w:val="24"/>
        </w:rPr>
        <w:t>Definición:</w:t>
      </w:r>
      <w:r w:rsidRPr="003847C6">
        <w:rPr>
          <w:rFonts w:ascii="Arial" w:eastAsiaTheme="minorEastAsia" w:hAnsi="Arial" w:cs="Arial"/>
          <w:b/>
          <w:sz w:val="24"/>
          <w:szCs w:val="24"/>
        </w:rPr>
        <w:t xml:space="preserve"> </w:t>
      </w:r>
      <w:r w:rsidRPr="003847C6">
        <w:rPr>
          <w:rFonts w:ascii="Arial" w:eastAsiaTheme="minorEastAsia" w:hAnsi="Arial" w:cs="Arial"/>
          <w:sz w:val="24"/>
          <w:szCs w:val="24"/>
        </w:rPr>
        <w:t>se define como la fuerza que ejerce una superficie sobre un cuerpo apoyado sobre la misma. Ésta es de igual magnitud y dirección, pero de sentido opuesto, a la fuerza ejercida por el cuerpo sobre la superficie.</w:t>
      </w:r>
      <w:r w:rsidR="00EA354D" w:rsidRPr="003847C6">
        <w:rPr>
          <w:rFonts w:ascii="Arial" w:eastAsiaTheme="minorEastAsia" w:hAnsi="Arial" w:cs="Arial"/>
          <w:sz w:val="24"/>
          <w:szCs w:val="24"/>
        </w:rPr>
        <w:t xml:space="preserve"> Es un vector dirigido perpendicularmente a la superficie de contacto.</w:t>
      </w:r>
    </w:p>
    <w:p w:rsidR="006E3846" w:rsidRPr="003847C6" w:rsidRDefault="006E3846" w:rsidP="003847C6">
      <w:pPr>
        <w:jc w:val="both"/>
        <w:rPr>
          <w:rFonts w:ascii="Arial" w:eastAsiaTheme="minorEastAsia" w:hAnsi="Arial" w:cs="Arial"/>
          <w:sz w:val="24"/>
          <w:szCs w:val="24"/>
        </w:rPr>
      </w:pPr>
      <w:r w:rsidRPr="003847C6">
        <w:rPr>
          <w:rFonts w:ascii="Arial" w:eastAsiaTheme="minorEastAsia" w:hAnsi="Arial" w:cs="Arial"/>
          <w:b/>
          <w:color w:val="C00000"/>
          <w:sz w:val="24"/>
          <w:szCs w:val="24"/>
        </w:rPr>
        <w:t>Símbolo:</w:t>
      </w:r>
      <w:r w:rsidR="006209C1" w:rsidRPr="003847C6">
        <w:rPr>
          <w:rFonts w:ascii="Arial" w:eastAsiaTheme="minorEastAsia" w:hAnsi="Arial" w:cs="Arial"/>
          <w:sz w:val="24"/>
          <w:szCs w:val="24"/>
        </w:rPr>
        <w:t xml:space="preserve"> n</w:t>
      </w:r>
    </w:p>
    <w:p w:rsidR="00EA354D" w:rsidRPr="003847C6" w:rsidRDefault="006E3846" w:rsidP="003847C6">
      <w:pPr>
        <w:jc w:val="both"/>
        <w:rPr>
          <w:rFonts w:ascii="Arial" w:eastAsiaTheme="minorEastAsia" w:hAnsi="Arial" w:cs="Arial"/>
          <w:noProof/>
          <w:sz w:val="24"/>
          <w:szCs w:val="24"/>
          <w:lang w:eastAsia="es-CO"/>
        </w:rPr>
      </w:pPr>
      <w:r w:rsidRPr="003847C6">
        <w:rPr>
          <w:rFonts w:ascii="Arial" w:eastAsiaTheme="minorEastAsia" w:hAnsi="Arial" w:cs="Arial"/>
          <w:b/>
          <w:color w:val="C00000"/>
          <w:sz w:val="24"/>
          <w:szCs w:val="24"/>
        </w:rPr>
        <w:t>Unidades:</w:t>
      </w:r>
      <w:r w:rsidRPr="003847C6">
        <w:rPr>
          <w:rFonts w:ascii="Arial" w:eastAsiaTheme="minorEastAsia" w:hAnsi="Arial" w:cs="Arial"/>
          <w:sz w:val="24"/>
          <w:szCs w:val="24"/>
        </w:rPr>
        <w:t xml:space="preserve"> Newton (N)</w:t>
      </w:r>
      <w:r w:rsidR="00EA354D" w:rsidRPr="003847C6">
        <w:rPr>
          <w:rFonts w:ascii="Arial" w:eastAsiaTheme="minorEastAsia" w:hAnsi="Arial" w:cs="Arial"/>
          <w:noProof/>
          <w:sz w:val="24"/>
          <w:szCs w:val="24"/>
          <w:lang w:eastAsia="es-CO"/>
        </w:rPr>
        <w:t xml:space="preserve"> </w:t>
      </w:r>
    </w:p>
    <w:p w:rsidR="006E3846" w:rsidRPr="003847C6" w:rsidRDefault="00EA354D"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514600" cy="1543050"/>
            <wp:effectExtent l="19050" t="0" r="0" b="0"/>
            <wp:docPr id="39"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cstate="print"/>
                    <a:srcRect/>
                    <a:stretch>
                      <a:fillRect/>
                    </a:stretch>
                  </pic:blipFill>
                  <pic:spPr bwMode="auto">
                    <a:xfrm>
                      <a:off x="0" y="0"/>
                      <a:ext cx="2514600" cy="1543050"/>
                    </a:xfrm>
                    <a:prstGeom prst="rect">
                      <a:avLst/>
                    </a:prstGeom>
                    <a:noFill/>
                    <a:ln w="9525">
                      <a:noFill/>
                      <a:miter lim="800000"/>
                      <a:headEnd/>
                      <a:tailEnd/>
                    </a:ln>
                  </pic:spPr>
                </pic:pic>
              </a:graphicData>
            </a:graphic>
          </wp:inline>
        </w:drawing>
      </w:r>
    </w:p>
    <w:p w:rsidR="00BB27D5" w:rsidRPr="003847C6" w:rsidRDefault="00BB27D5"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1828800" cy="1917006"/>
            <wp:effectExtent l="1905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cstate="print"/>
                    <a:srcRect/>
                    <a:stretch>
                      <a:fillRect/>
                    </a:stretch>
                  </pic:blipFill>
                  <pic:spPr bwMode="auto">
                    <a:xfrm>
                      <a:off x="0" y="0"/>
                      <a:ext cx="1833952" cy="1922406"/>
                    </a:xfrm>
                    <a:prstGeom prst="rect">
                      <a:avLst/>
                    </a:prstGeom>
                    <a:noFill/>
                    <a:ln w="9525">
                      <a:noFill/>
                      <a:miter lim="800000"/>
                      <a:headEnd/>
                      <a:tailEnd/>
                    </a:ln>
                  </pic:spPr>
                </pic:pic>
              </a:graphicData>
            </a:graphic>
          </wp:inline>
        </w:drawing>
      </w:r>
    </w:p>
    <w:p w:rsidR="00EA354D" w:rsidRPr="003847C6" w:rsidRDefault="00EA354D" w:rsidP="003847C6">
      <w:pPr>
        <w:jc w:val="both"/>
        <w:rPr>
          <w:rFonts w:ascii="Arial" w:eastAsiaTheme="minorEastAsia" w:hAnsi="Arial" w:cs="Arial"/>
          <w:b/>
          <w:sz w:val="24"/>
          <w:szCs w:val="24"/>
        </w:rPr>
      </w:pPr>
      <w:r w:rsidRPr="003847C6">
        <w:rPr>
          <w:rFonts w:ascii="Arial" w:eastAsiaTheme="minorEastAsia" w:hAnsi="Arial" w:cs="Arial"/>
          <w:b/>
          <w:noProof/>
          <w:sz w:val="24"/>
          <w:szCs w:val="24"/>
          <w:lang w:eastAsia="es-CO"/>
        </w:rPr>
        <w:lastRenderedPageBreak/>
        <w:drawing>
          <wp:inline distT="0" distB="0" distL="0" distR="0">
            <wp:extent cx="3419475" cy="1996234"/>
            <wp:effectExtent l="1905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cstate="print"/>
                    <a:srcRect/>
                    <a:stretch>
                      <a:fillRect/>
                    </a:stretch>
                  </pic:blipFill>
                  <pic:spPr bwMode="auto">
                    <a:xfrm>
                      <a:off x="0" y="0"/>
                      <a:ext cx="3419475" cy="1996234"/>
                    </a:xfrm>
                    <a:prstGeom prst="rect">
                      <a:avLst/>
                    </a:prstGeom>
                    <a:noFill/>
                    <a:ln w="9525">
                      <a:noFill/>
                      <a:miter lim="800000"/>
                      <a:headEnd/>
                      <a:tailEnd/>
                    </a:ln>
                  </pic:spPr>
                </pic:pic>
              </a:graphicData>
            </a:graphic>
          </wp:inline>
        </w:drawing>
      </w:r>
    </w:p>
    <w:p w:rsidR="00241C6A" w:rsidRPr="003847C6" w:rsidRDefault="00EA354D" w:rsidP="003847C6">
      <w:pPr>
        <w:tabs>
          <w:tab w:val="left" w:pos="1650"/>
        </w:tabs>
        <w:jc w:val="both"/>
        <w:rPr>
          <w:rFonts w:ascii="Arial" w:eastAsiaTheme="minorEastAsia" w:hAnsi="Arial" w:cs="Arial"/>
          <w:sz w:val="24"/>
          <w:szCs w:val="24"/>
        </w:rPr>
      </w:pPr>
      <w:r w:rsidRPr="003847C6">
        <w:rPr>
          <w:rFonts w:ascii="Arial" w:eastAsiaTheme="minorEastAsia" w:hAnsi="Arial" w:cs="Arial"/>
          <w:sz w:val="24"/>
          <w:szCs w:val="24"/>
        </w:rPr>
        <w:t>En un plano inclinado</w:t>
      </w:r>
    </w:p>
    <w:p w:rsidR="00EA354D" w:rsidRPr="003847C6" w:rsidRDefault="00EA354D" w:rsidP="003847C6">
      <w:pPr>
        <w:tabs>
          <w:tab w:val="left" w:pos="165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438400" cy="2438400"/>
            <wp:effectExtent l="1905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4" cstate="print"/>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p w:rsidR="007D2268" w:rsidRPr="003847C6" w:rsidRDefault="007D2268" w:rsidP="003847C6">
      <w:pPr>
        <w:tabs>
          <w:tab w:val="left" w:pos="1650"/>
        </w:tabs>
        <w:jc w:val="both"/>
        <w:rPr>
          <w:rFonts w:ascii="Arial" w:eastAsiaTheme="minorEastAsia" w:hAnsi="Arial" w:cs="Arial"/>
          <w:b/>
          <w:sz w:val="24"/>
          <w:szCs w:val="24"/>
        </w:rPr>
      </w:pPr>
      <w:r w:rsidRPr="0013659C">
        <w:rPr>
          <w:rFonts w:ascii="Arial" w:eastAsiaTheme="minorEastAsia" w:hAnsi="Arial" w:cs="Arial"/>
          <w:b/>
          <w:sz w:val="24"/>
          <w:szCs w:val="24"/>
          <w:highlight w:val="yellow"/>
        </w:rPr>
        <w:t>Fuerza de tensión</w:t>
      </w:r>
    </w:p>
    <w:p w:rsidR="007D2268"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b/>
          <w:color w:val="C00000"/>
          <w:sz w:val="24"/>
          <w:szCs w:val="24"/>
        </w:rPr>
        <w:t>Definición:</w:t>
      </w:r>
      <w:r w:rsidRPr="003847C6">
        <w:rPr>
          <w:rFonts w:ascii="Arial" w:eastAsiaTheme="minorEastAsia" w:hAnsi="Arial" w:cs="Arial"/>
          <w:sz w:val="24"/>
          <w:szCs w:val="24"/>
        </w:rPr>
        <w:t xml:space="preserve"> es una fuerza de reacción  ejercida por una cuerda, considerada de masa despreciable e inextendible, sobre un cuerpo que está ligado a ella. </w:t>
      </w:r>
    </w:p>
    <w:p w:rsidR="007D2268"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b/>
          <w:color w:val="C00000"/>
          <w:sz w:val="24"/>
          <w:szCs w:val="24"/>
        </w:rPr>
        <w:t>Símbolo:</w:t>
      </w:r>
      <w:r w:rsidRPr="003847C6">
        <w:rPr>
          <w:rFonts w:ascii="Arial" w:eastAsiaTheme="minorEastAsia" w:hAnsi="Arial" w:cs="Arial"/>
          <w:sz w:val="24"/>
          <w:szCs w:val="24"/>
        </w:rPr>
        <w:t xml:space="preserve"> T</w:t>
      </w:r>
    </w:p>
    <w:p w:rsidR="007D2268"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b/>
          <w:color w:val="C00000"/>
          <w:sz w:val="24"/>
          <w:szCs w:val="24"/>
        </w:rPr>
        <w:t>Unidades:</w:t>
      </w:r>
      <w:r w:rsidRPr="003847C6">
        <w:rPr>
          <w:rFonts w:ascii="Arial" w:eastAsiaTheme="minorEastAsia" w:hAnsi="Arial" w:cs="Arial"/>
          <w:sz w:val="24"/>
          <w:szCs w:val="24"/>
        </w:rPr>
        <w:t xml:space="preserve"> Newton (N)</w:t>
      </w:r>
    </w:p>
    <w:p w:rsidR="007D2268"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lastRenderedPageBreak/>
        <w:drawing>
          <wp:inline distT="0" distB="0" distL="0" distR="0">
            <wp:extent cx="2387600" cy="3332480"/>
            <wp:effectExtent l="1905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5" cstate="print"/>
                    <a:srcRect/>
                    <a:stretch>
                      <a:fillRect/>
                    </a:stretch>
                  </pic:blipFill>
                  <pic:spPr bwMode="auto">
                    <a:xfrm>
                      <a:off x="0" y="0"/>
                      <a:ext cx="2387600" cy="3332480"/>
                    </a:xfrm>
                    <a:prstGeom prst="rect">
                      <a:avLst/>
                    </a:prstGeom>
                    <a:noFill/>
                    <a:ln w="9525">
                      <a:noFill/>
                      <a:miter lim="800000"/>
                      <a:headEnd/>
                      <a:tailEnd/>
                    </a:ln>
                  </pic:spPr>
                </pic:pic>
              </a:graphicData>
            </a:graphic>
          </wp:inline>
        </w:drawing>
      </w:r>
    </w:p>
    <w:p w:rsidR="007D2268"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sz w:val="24"/>
          <w:szCs w:val="24"/>
        </w:rPr>
        <w:t>En este sistema actúan 3 fuerzas:</w:t>
      </w:r>
    </w:p>
    <w:p w:rsidR="007D2268"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sz w:val="24"/>
          <w:szCs w:val="24"/>
        </w:rPr>
        <w:t>La tensión T, la fuerzan</w:t>
      </w:r>
      <w:r w:rsidR="00125E97" w:rsidRPr="003847C6">
        <w:rPr>
          <w:rFonts w:ascii="Arial" w:eastAsiaTheme="minorEastAsia" w:hAnsi="Arial" w:cs="Arial"/>
          <w:sz w:val="24"/>
          <w:szCs w:val="24"/>
        </w:rPr>
        <w:t xml:space="preserve"> normal </w:t>
      </w:r>
      <w:r w:rsidR="006209C1" w:rsidRPr="003847C6">
        <w:rPr>
          <w:rFonts w:ascii="Arial" w:eastAsiaTheme="minorEastAsia" w:hAnsi="Arial" w:cs="Arial"/>
          <w:sz w:val="24"/>
          <w:szCs w:val="24"/>
        </w:rPr>
        <w:t>n</w:t>
      </w:r>
      <w:r w:rsidR="00125E97" w:rsidRPr="003847C6">
        <w:rPr>
          <w:rFonts w:ascii="Arial" w:eastAsiaTheme="minorEastAsia" w:hAnsi="Arial" w:cs="Arial"/>
          <w:sz w:val="24"/>
          <w:szCs w:val="24"/>
        </w:rPr>
        <w:t xml:space="preserve"> y la fuerza del peso </w:t>
      </w:r>
      <m:oMath>
        <m:sSub>
          <m:sSubPr>
            <m:ctrlPr>
              <w:rPr>
                <w:rFonts w:ascii="Cambria Math" w:eastAsiaTheme="minorEastAsia" w:hAnsi="Arial"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oMath>
    </w:p>
    <w:p w:rsidR="007D2268"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sz w:val="24"/>
          <w:szCs w:val="24"/>
        </w:rPr>
        <w:t>Componentes</w:t>
      </w:r>
      <w:r w:rsidR="0018609A" w:rsidRPr="003847C6">
        <w:rPr>
          <w:rFonts w:ascii="Arial" w:eastAsiaTheme="minorEastAsia" w:hAnsi="Arial" w:cs="Arial"/>
          <w:sz w:val="24"/>
          <w:szCs w:val="24"/>
        </w:rPr>
        <w:t xml:space="preserve">  horizontales de las fuerzas</w:t>
      </w:r>
      <w:r w:rsidRPr="003847C6">
        <w:rPr>
          <w:rFonts w:ascii="Arial" w:eastAsiaTheme="minorEastAsia" w:hAnsi="Arial" w:cs="Arial"/>
          <w:sz w:val="24"/>
          <w:szCs w:val="24"/>
        </w:rPr>
        <w:t>:</w:t>
      </w:r>
    </w:p>
    <w:p w:rsidR="007D2268"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3190875" cy="447675"/>
            <wp:effectExtent l="19050" t="0" r="9525" b="0"/>
            <wp:docPr id="40"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6" cstate="print"/>
                    <a:srcRect/>
                    <a:stretch>
                      <a:fillRect/>
                    </a:stretch>
                  </pic:blipFill>
                  <pic:spPr bwMode="auto">
                    <a:xfrm>
                      <a:off x="0" y="0"/>
                      <a:ext cx="3190875" cy="447675"/>
                    </a:xfrm>
                    <a:prstGeom prst="rect">
                      <a:avLst/>
                    </a:prstGeom>
                    <a:noFill/>
                    <a:ln w="9525">
                      <a:noFill/>
                      <a:miter lim="800000"/>
                      <a:headEnd/>
                      <a:tailEnd/>
                    </a:ln>
                  </pic:spPr>
                </pic:pic>
              </a:graphicData>
            </a:graphic>
          </wp:inline>
        </w:drawing>
      </w:r>
    </w:p>
    <w:p w:rsidR="0018609A" w:rsidRPr="003847C6" w:rsidRDefault="0018609A" w:rsidP="003847C6">
      <w:pPr>
        <w:tabs>
          <w:tab w:val="left" w:pos="1650"/>
        </w:tabs>
        <w:jc w:val="both"/>
        <w:rPr>
          <w:rFonts w:ascii="Arial" w:eastAsiaTheme="minorEastAsia" w:hAnsi="Arial" w:cs="Arial"/>
          <w:sz w:val="24"/>
          <w:szCs w:val="24"/>
        </w:rPr>
      </w:pPr>
      <w:r w:rsidRPr="003847C6">
        <w:rPr>
          <w:rFonts w:ascii="Arial" w:eastAsiaTheme="minorEastAsia" w:hAnsi="Arial" w:cs="Arial"/>
          <w:sz w:val="24"/>
          <w:szCs w:val="24"/>
        </w:rPr>
        <w:t>Componentes  verticales de las fuerzas:</w:t>
      </w:r>
    </w:p>
    <w:p w:rsidR="00BD6930" w:rsidRPr="003847C6" w:rsidRDefault="007D2268" w:rsidP="003847C6">
      <w:pPr>
        <w:tabs>
          <w:tab w:val="left" w:pos="165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619375" cy="419100"/>
            <wp:effectExtent l="1905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7" cstate="print"/>
                    <a:srcRect/>
                    <a:stretch>
                      <a:fillRect/>
                    </a:stretch>
                  </pic:blipFill>
                  <pic:spPr bwMode="auto">
                    <a:xfrm>
                      <a:off x="0" y="0"/>
                      <a:ext cx="2619375" cy="419100"/>
                    </a:xfrm>
                    <a:prstGeom prst="rect">
                      <a:avLst/>
                    </a:prstGeom>
                    <a:noFill/>
                    <a:ln w="9525">
                      <a:noFill/>
                      <a:miter lim="800000"/>
                      <a:headEnd/>
                      <a:tailEnd/>
                    </a:ln>
                  </pic:spPr>
                </pic:pic>
              </a:graphicData>
            </a:graphic>
          </wp:inline>
        </w:drawing>
      </w:r>
    </w:p>
    <w:p w:rsidR="00BD6930" w:rsidRPr="003847C6" w:rsidRDefault="001E2447"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lastRenderedPageBreak/>
        <w:drawing>
          <wp:inline distT="0" distB="0" distL="0" distR="0">
            <wp:extent cx="5438775" cy="2809875"/>
            <wp:effectExtent l="1905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8" cstate="print"/>
                    <a:srcRect/>
                    <a:stretch>
                      <a:fillRect/>
                    </a:stretch>
                  </pic:blipFill>
                  <pic:spPr bwMode="auto">
                    <a:xfrm>
                      <a:off x="0" y="0"/>
                      <a:ext cx="5438775" cy="2809875"/>
                    </a:xfrm>
                    <a:prstGeom prst="rect">
                      <a:avLst/>
                    </a:prstGeom>
                    <a:noFill/>
                    <a:ln w="9525">
                      <a:noFill/>
                      <a:miter lim="800000"/>
                      <a:headEnd/>
                      <a:tailEnd/>
                    </a:ln>
                  </pic:spPr>
                </pic:pic>
              </a:graphicData>
            </a:graphic>
          </wp:inline>
        </w:drawing>
      </w:r>
    </w:p>
    <w:p w:rsidR="00BD6930" w:rsidRPr="003847C6" w:rsidRDefault="00BD6930" w:rsidP="003847C6">
      <w:pPr>
        <w:jc w:val="both"/>
        <w:rPr>
          <w:rFonts w:ascii="Arial" w:eastAsiaTheme="minorEastAsia" w:hAnsi="Arial" w:cs="Arial"/>
          <w:sz w:val="24"/>
          <w:szCs w:val="24"/>
        </w:rPr>
      </w:pPr>
    </w:p>
    <w:p w:rsidR="00BD6930" w:rsidRPr="003847C6" w:rsidRDefault="00BD6930" w:rsidP="003847C6">
      <w:pPr>
        <w:tabs>
          <w:tab w:val="left" w:pos="1800"/>
        </w:tabs>
        <w:jc w:val="both"/>
        <w:rPr>
          <w:rFonts w:ascii="Arial" w:eastAsiaTheme="minorEastAsia" w:hAnsi="Arial" w:cs="Arial"/>
          <w:b/>
          <w:sz w:val="24"/>
          <w:szCs w:val="24"/>
        </w:rPr>
      </w:pPr>
      <w:r w:rsidRPr="003847C6">
        <w:rPr>
          <w:rFonts w:ascii="Arial" w:eastAsiaTheme="minorEastAsia" w:hAnsi="Arial" w:cs="Arial"/>
          <w:sz w:val="24"/>
          <w:szCs w:val="24"/>
        </w:rPr>
        <w:tab/>
      </w:r>
      <w:r w:rsidRPr="003A3C09">
        <w:rPr>
          <w:rFonts w:ascii="Arial" w:eastAsiaTheme="minorEastAsia" w:hAnsi="Arial" w:cs="Arial"/>
          <w:b/>
          <w:sz w:val="24"/>
          <w:szCs w:val="24"/>
          <w:highlight w:val="yellow"/>
        </w:rPr>
        <w:t>DIAGRAMA DE CUERPO LIBRE</w:t>
      </w:r>
    </w:p>
    <w:p w:rsidR="00BD6930" w:rsidRPr="003847C6" w:rsidRDefault="00BD6930" w:rsidP="003847C6">
      <w:pPr>
        <w:tabs>
          <w:tab w:val="left" w:pos="1650"/>
        </w:tabs>
        <w:jc w:val="both"/>
        <w:rPr>
          <w:rFonts w:ascii="Arial" w:eastAsiaTheme="minorEastAsia" w:hAnsi="Arial" w:cs="Arial"/>
          <w:sz w:val="24"/>
          <w:szCs w:val="24"/>
        </w:rPr>
      </w:pPr>
      <w:r w:rsidRPr="003847C6">
        <w:rPr>
          <w:rFonts w:ascii="Arial" w:eastAsiaTheme="minorEastAsia" w:hAnsi="Arial" w:cs="Arial"/>
          <w:b/>
          <w:color w:val="C00000"/>
          <w:sz w:val="24"/>
          <w:szCs w:val="24"/>
        </w:rPr>
        <w:t>Definición:</w:t>
      </w:r>
      <w:r w:rsidRPr="003847C6">
        <w:rPr>
          <w:rFonts w:ascii="Arial" w:eastAsiaTheme="minorEastAsia" w:hAnsi="Arial" w:cs="Arial"/>
          <w:sz w:val="24"/>
          <w:szCs w:val="24"/>
        </w:rPr>
        <w:t xml:space="preserve"> El diagrama de cuerpo libre consiste en </w:t>
      </w:r>
      <w:r w:rsidRPr="003847C6">
        <w:rPr>
          <w:rFonts w:ascii="Arial" w:eastAsiaTheme="minorEastAsia" w:hAnsi="Arial" w:cs="Arial"/>
          <w:iCs/>
          <w:sz w:val="24"/>
          <w:szCs w:val="24"/>
        </w:rPr>
        <w:t xml:space="preserve">representar para cada cuerpo por separado las fuerzas que actúan sobre él. </w:t>
      </w:r>
      <w:r w:rsidR="002A50EC" w:rsidRPr="003847C6">
        <w:rPr>
          <w:rFonts w:ascii="Arial" w:eastAsiaTheme="minorEastAsia" w:hAnsi="Arial" w:cs="Arial"/>
          <w:iCs/>
          <w:sz w:val="24"/>
          <w:szCs w:val="24"/>
        </w:rPr>
        <w:t>Permite resolver de forma precisa y fácil problemas de las aplicaciones de las leyes de Newton.</w:t>
      </w:r>
    </w:p>
    <w:p w:rsidR="00BD6930" w:rsidRPr="003847C6" w:rsidRDefault="00BD6930" w:rsidP="003847C6">
      <w:pPr>
        <w:tabs>
          <w:tab w:val="left" w:pos="1800"/>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Ejemplos:</w:t>
      </w:r>
    </w:p>
    <w:p w:rsidR="00BD6930" w:rsidRPr="003847C6" w:rsidRDefault="00BD6930"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581275" cy="2581275"/>
            <wp:effectExtent l="19050" t="0" r="9525" b="0"/>
            <wp:docPr id="41"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cstate="print"/>
                    <a:srcRect/>
                    <a:stretch>
                      <a:fillRect/>
                    </a:stretch>
                  </pic:blipFill>
                  <pic:spPr bwMode="auto">
                    <a:xfrm>
                      <a:off x="0" y="0"/>
                      <a:ext cx="2581275" cy="2581275"/>
                    </a:xfrm>
                    <a:prstGeom prst="rect">
                      <a:avLst/>
                    </a:prstGeom>
                    <a:noFill/>
                    <a:ln w="9525">
                      <a:noFill/>
                      <a:miter lim="800000"/>
                      <a:headEnd/>
                      <a:tailEnd/>
                    </a:ln>
                  </pic:spPr>
                </pic:pic>
              </a:graphicData>
            </a:graphic>
          </wp:inline>
        </w:drawing>
      </w:r>
    </w:p>
    <w:p w:rsidR="00BD6930" w:rsidRPr="003847C6" w:rsidRDefault="00BD6930" w:rsidP="003847C6">
      <w:pPr>
        <w:tabs>
          <w:tab w:val="left" w:pos="1800"/>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lastRenderedPageBreak/>
        <w:drawing>
          <wp:inline distT="0" distB="0" distL="0" distR="0">
            <wp:extent cx="2581275" cy="5543550"/>
            <wp:effectExtent l="19050" t="0" r="9525" b="0"/>
            <wp:docPr id="43"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cstate="print"/>
                    <a:srcRect/>
                    <a:stretch>
                      <a:fillRect/>
                    </a:stretch>
                  </pic:blipFill>
                  <pic:spPr bwMode="auto">
                    <a:xfrm>
                      <a:off x="0" y="0"/>
                      <a:ext cx="2581275" cy="5543550"/>
                    </a:xfrm>
                    <a:prstGeom prst="rect">
                      <a:avLst/>
                    </a:prstGeom>
                    <a:noFill/>
                    <a:ln w="9525">
                      <a:noFill/>
                      <a:miter lim="800000"/>
                      <a:headEnd/>
                      <a:tailEnd/>
                    </a:ln>
                  </pic:spPr>
                </pic:pic>
              </a:graphicData>
            </a:graphic>
          </wp:inline>
        </w:drawing>
      </w:r>
    </w:p>
    <w:p w:rsidR="00BD6930" w:rsidRPr="003847C6" w:rsidRDefault="00BD6930" w:rsidP="003847C6">
      <w:pPr>
        <w:tabs>
          <w:tab w:val="left" w:pos="1800"/>
        </w:tabs>
        <w:jc w:val="both"/>
        <w:rPr>
          <w:rFonts w:ascii="Arial" w:eastAsiaTheme="minorEastAsia" w:hAnsi="Arial" w:cs="Arial"/>
          <w:sz w:val="24"/>
          <w:szCs w:val="24"/>
        </w:rPr>
      </w:pPr>
    </w:p>
    <w:p w:rsidR="007D2268" w:rsidRPr="003847C6" w:rsidRDefault="00942025" w:rsidP="003847C6">
      <w:pPr>
        <w:tabs>
          <w:tab w:val="left" w:pos="1635"/>
        </w:tabs>
        <w:jc w:val="both"/>
        <w:rPr>
          <w:rFonts w:ascii="Arial" w:eastAsiaTheme="minorEastAsia" w:hAnsi="Arial" w:cs="Arial"/>
          <w:b/>
          <w:sz w:val="24"/>
          <w:szCs w:val="24"/>
        </w:rPr>
      </w:pPr>
      <w:r w:rsidRPr="003847C6">
        <w:rPr>
          <w:rFonts w:ascii="Arial" w:eastAsiaTheme="minorEastAsia" w:hAnsi="Arial" w:cs="Arial"/>
          <w:b/>
          <w:sz w:val="24"/>
          <w:szCs w:val="24"/>
        </w:rPr>
        <w:t>Ejemplos prácticos:</w:t>
      </w:r>
    </w:p>
    <w:p w:rsidR="00084974" w:rsidRPr="003847C6" w:rsidRDefault="00942025" w:rsidP="003847C6">
      <w:pPr>
        <w:tabs>
          <w:tab w:val="left" w:pos="1635"/>
        </w:tabs>
        <w:jc w:val="both"/>
        <w:rPr>
          <w:rFonts w:ascii="Arial" w:eastAsiaTheme="minorEastAsia" w:hAnsi="Arial" w:cs="Arial"/>
          <w:b/>
          <w:color w:val="C00000"/>
          <w:sz w:val="24"/>
          <w:szCs w:val="24"/>
        </w:rPr>
      </w:pPr>
      <w:r w:rsidRPr="003847C6">
        <w:rPr>
          <w:rFonts w:ascii="Arial" w:eastAsiaTheme="minorEastAsia" w:hAnsi="Arial" w:cs="Arial"/>
          <w:b/>
          <w:color w:val="C00000"/>
          <w:sz w:val="24"/>
          <w:szCs w:val="24"/>
        </w:rPr>
        <w:t>Plano inclinado:</w:t>
      </w:r>
    </w:p>
    <w:p w:rsidR="00942025" w:rsidRPr="003847C6" w:rsidRDefault="00084974" w:rsidP="003847C6">
      <w:pPr>
        <w:tabs>
          <w:tab w:val="left" w:pos="1575"/>
        </w:tabs>
        <w:jc w:val="both"/>
        <w:rPr>
          <w:rStyle w:val="mediumtext"/>
          <w:rFonts w:ascii="Arial" w:hAnsi="Arial" w:cs="Arial"/>
          <w:sz w:val="24"/>
          <w:szCs w:val="24"/>
          <w:shd w:val="clear" w:color="auto" w:fill="FFFFFF"/>
        </w:rPr>
      </w:pPr>
      <w:r w:rsidRPr="003847C6">
        <w:rPr>
          <w:rStyle w:val="mediumtext"/>
          <w:rFonts w:ascii="Arial" w:hAnsi="Arial" w:cs="Arial"/>
          <w:sz w:val="24"/>
          <w:szCs w:val="24"/>
        </w:rPr>
        <w:lastRenderedPageBreak/>
        <w:t>Una caja de masa m se coloca en un plano inclinado sin fricción</w:t>
      </w:r>
      <w:r w:rsidRPr="003847C6">
        <w:rPr>
          <w:rFonts w:ascii="Arial" w:hAnsi="Arial" w:cs="Arial"/>
          <w:sz w:val="24"/>
          <w:szCs w:val="24"/>
        </w:rPr>
        <w:t xml:space="preserve"> con un </w:t>
      </w:r>
      <w:r w:rsidRPr="003847C6">
        <w:rPr>
          <w:rStyle w:val="mediumtext"/>
          <w:rFonts w:ascii="Arial" w:hAnsi="Arial" w:cs="Arial"/>
          <w:sz w:val="24"/>
          <w:szCs w:val="24"/>
          <w:shd w:val="clear" w:color="auto" w:fill="FFFFFF"/>
        </w:rPr>
        <w:t xml:space="preserve">ángulo </w:t>
      </w:r>
      <m:oMath>
        <m:r>
          <w:rPr>
            <w:rStyle w:val="mediumtext"/>
            <w:rFonts w:ascii="Cambria Math" w:hAnsi="Cambria Math" w:cs="Arial"/>
            <w:sz w:val="24"/>
            <w:szCs w:val="24"/>
            <w:shd w:val="clear" w:color="auto" w:fill="FFFFFF"/>
          </w:rPr>
          <m:t>θ</m:t>
        </m:r>
      </m:oMath>
      <w:r w:rsidRPr="003847C6">
        <w:rPr>
          <w:rStyle w:val="mediumtext"/>
          <w:rFonts w:ascii="Arial" w:hAnsi="Arial" w:cs="Arial"/>
          <w:sz w:val="24"/>
          <w:szCs w:val="24"/>
          <w:shd w:val="clear" w:color="auto" w:fill="FFFFFF"/>
        </w:rPr>
        <w:t>. Determine la aceleración del cajón después de que se suelta.</w:t>
      </w:r>
      <w:r w:rsidRPr="003847C6">
        <w:rPr>
          <w:rFonts w:ascii="Arial" w:hAnsi="Arial" w:cs="Arial"/>
          <w:sz w:val="24"/>
          <w:szCs w:val="24"/>
          <w:shd w:val="clear" w:color="auto" w:fill="FFFFFF"/>
        </w:rPr>
        <w:br/>
      </w:r>
      <w:r w:rsidR="00942025" w:rsidRPr="003847C6">
        <w:rPr>
          <w:rFonts w:ascii="Arial" w:eastAsiaTheme="minorEastAsia" w:hAnsi="Arial" w:cs="Arial"/>
          <w:noProof/>
          <w:sz w:val="24"/>
          <w:szCs w:val="24"/>
          <w:lang w:eastAsia="es-CO"/>
        </w:rPr>
        <w:drawing>
          <wp:inline distT="0" distB="0" distL="0" distR="0">
            <wp:extent cx="1857375" cy="1590675"/>
            <wp:effectExtent l="1905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1" cstate="print"/>
                    <a:srcRect/>
                    <a:stretch>
                      <a:fillRect/>
                    </a:stretch>
                  </pic:blipFill>
                  <pic:spPr bwMode="auto">
                    <a:xfrm>
                      <a:off x="0" y="0"/>
                      <a:ext cx="1857375" cy="1590675"/>
                    </a:xfrm>
                    <a:prstGeom prst="rect">
                      <a:avLst/>
                    </a:prstGeom>
                    <a:noFill/>
                    <a:ln w="9525">
                      <a:noFill/>
                      <a:miter lim="800000"/>
                      <a:headEnd/>
                      <a:tailEnd/>
                    </a:ln>
                  </pic:spPr>
                </pic:pic>
              </a:graphicData>
            </a:graphic>
          </wp:inline>
        </w:drawing>
      </w:r>
    </w:p>
    <w:p w:rsidR="00AF646A" w:rsidRPr="003847C6" w:rsidRDefault="00AF646A" w:rsidP="003847C6">
      <w:pPr>
        <w:tabs>
          <w:tab w:val="left" w:pos="1575"/>
        </w:tabs>
        <w:jc w:val="both"/>
        <w:rPr>
          <w:rStyle w:val="mediumtext"/>
          <w:rFonts w:ascii="Arial" w:hAnsi="Arial" w:cs="Arial"/>
          <w:sz w:val="24"/>
          <w:szCs w:val="24"/>
          <w:shd w:val="clear" w:color="auto" w:fill="FFFFFF"/>
        </w:rPr>
      </w:pPr>
      <w:r w:rsidRPr="003847C6">
        <w:rPr>
          <w:rStyle w:val="mediumtext"/>
          <w:rFonts w:ascii="Arial" w:hAnsi="Arial" w:cs="Arial"/>
          <w:sz w:val="24"/>
          <w:szCs w:val="24"/>
          <w:shd w:val="clear" w:color="auto" w:fill="FFFFFF"/>
        </w:rPr>
        <w:t>Solución:</w:t>
      </w:r>
    </w:p>
    <w:p w:rsidR="00AF646A" w:rsidRPr="003847C6" w:rsidRDefault="00AF646A" w:rsidP="003847C6">
      <w:pPr>
        <w:tabs>
          <w:tab w:val="left" w:pos="1575"/>
        </w:tabs>
        <w:jc w:val="both"/>
        <w:rPr>
          <w:rStyle w:val="mediumtext"/>
          <w:rFonts w:ascii="Arial" w:hAnsi="Arial" w:cs="Arial"/>
          <w:sz w:val="24"/>
          <w:szCs w:val="24"/>
          <w:shd w:val="clear" w:color="auto" w:fill="FFFFFF"/>
        </w:rPr>
      </w:pPr>
      <w:r w:rsidRPr="003847C6">
        <w:rPr>
          <w:rStyle w:val="mediumtext"/>
          <w:rFonts w:ascii="Arial" w:hAnsi="Arial" w:cs="Arial"/>
          <w:sz w:val="24"/>
          <w:szCs w:val="24"/>
          <w:shd w:val="clear" w:color="auto" w:fill="FFFFFF"/>
        </w:rPr>
        <w:t>1. Determinamos las variables dadas del enunciado:</w:t>
      </w:r>
    </w:p>
    <w:p w:rsidR="00AF646A" w:rsidRPr="003847C6" w:rsidRDefault="00AF646A" w:rsidP="003847C6">
      <w:pPr>
        <w:tabs>
          <w:tab w:val="left" w:pos="1575"/>
        </w:tabs>
        <w:jc w:val="both"/>
        <w:rPr>
          <w:rStyle w:val="mediumtext"/>
          <w:rFonts w:ascii="Arial" w:eastAsiaTheme="minorEastAsia" w:hAnsi="Arial" w:cs="Arial"/>
          <w:sz w:val="24"/>
          <w:szCs w:val="24"/>
          <w:shd w:val="clear" w:color="auto" w:fill="FFFFFF"/>
        </w:rPr>
      </w:pPr>
      <m:oMathPara>
        <m:oMathParaPr>
          <m:jc m:val="left"/>
        </m:oMathParaPr>
        <m:oMath>
          <m:r>
            <w:rPr>
              <w:rStyle w:val="mediumtext"/>
              <w:rFonts w:ascii="Cambria Math" w:hAnsi="Cambria Math" w:cs="Arial"/>
              <w:sz w:val="24"/>
              <w:szCs w:val="24"/>
              <w:shd w:val="clear" w:color="auto" w:fill="FFFFFF"/>
            </w:rPr>
            <m:t>d</m:t>
          </m:r>
          <m:r>
            <w:rPr>
              <w:rStyle w:val="mediumtext"/>
              <w:rFonts w:ascii="Cambria Math" w:eastAsiaTheme="minorEastAsia" w:hAnsi="Arial" w:cs="Arial"/>
              <w:sz w:val="24"/>
              <w:szCs w:val="24"/>
              <w:shd w:val="clear" w:color="auto" w:fill="FFFFFF"/>
            </w:rPr>
            <m:t>,</m:t>
          </m:r>
          <m:r>
            <w:rPr>
              <w:rStyle w:val="mediumtext"/>
              <w:rFonts w:ascii="Cambria Math" w:eastAsiaTheme="minorEastAsia" w:hAnsi="Cambria Math" w:cs="Arial"/>
              <w:sz w:val="24"/>
              <w:szCs w:val="24"/>
              <w:shd w:val="clear" w:color="auto" w:fill="FFFFFF"/>
            </w:rPr>
            <m:t>θ</m:t>
          </m:r>
        </m:oMath>
      </m:oMathPara>
    </w:p>
    <w:p w:rsidR="006C36E1" w:rsidRPr="003847C6" w:rsidRDefault="006C36E1"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a=?</w:t>
      </w:r>
    </w:p>
    <w:p w:rsidR="00AF646A" w:rsidRPr="003847C6" w:rsidRDefault="00AF646A"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2.  Este ejemplo se trata de variables sin valor numérico</w:t>
      </w:r>
      <w:r w:rsidR="005A4A15" w:rsidRPr="003847C6">
        <w:rPr>
          <w:rStyle w:val="mediumtext"/>
          <w:rFonts w:ascii="Arial" w:eastAsiaTheme="minorEastAsia" w:hAnsi="Arial" w:cs="Arial"/>
          <w:sz w:val="24"/>
          <w:szCs w:val="24"/>
          <w:shd w:val="clear" w:color="auto" w:fill="FFFFFF"/>
        </w:rPr>
        <w:t>.</w:t>
      </w:r>
    </w:p>
    <w:p w:rsidR="00AF646A" w:rsidRPr="003847C6" w:rsidRDefault="00AF646A"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3. Se hace un diagrama de cuerpo libre, esto es todas las fuerzas que actúan sobre la caja</w:t>
      </w:r>
      <w:r w:rsidR="005A4A15" w:rsidRPr="003847C6">
        <w:rPr>
          <w:rStyle w:val="mediumtext"/>
          <w:rFonts w:ascii="Arial" w:eastAsiaTheme="minorEastAsia" w:hAnsi="Arial" w:cs="Arial"/>
          <w:sz w:val="24"/>
          <w:szCs w:val="24"/>
          <w:shd w:val="clear" w:color="auto" w:fill="FFFFFF"/>
        </w:rPr>
        <w:t xml:space="preserve"> para hallar la fuerza resultante.</w:t>
      </w:r>
    </w:p>
    <w:p w:rsidR="00F3300B" w:rsidRPr="003847C6" w:rsidRDefault="00F3300B"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noProof/>
          <w:sz w:val="24"/>
          <w:szCs w:val="24"/>
          <w:shd w:val="clear" w:color="auto" w:fill="FFFFFF"/>
          <w:lang w:eastAsia="es-CO"/>
        </w:rPr>
        <w:drawing>
          <wp:inline distT="0" distB="0" distL="0" distR="0">
            <wp:extent cx="2390775" cy="2409825"/>
            <wp:effectExtent l="19050" t="0" r="9525" b="0"/>
            <wp:docPr id="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srcRect/>
                    <a:stretch>
                      <a:fillRect/>
                    </a:stretch>
                  </pic:blipFill>
                  <pic:spPr bwMode="auto">
                    <a:xfrm>
                      <a:off x="0" y="0"/>
                      <a:ext cx="2390775" cy="2409825"/>
                    </a:xfrm>
                    <a:prstGeom prst="rect">
                      <a:avLst/>
                    </a:prstGeom>
                    <a:noFill/>
                    <a:ln w="9525">
                      <a:noFill/>
                      <a:miter lim="800000"/>
                      <a:headEnd/>
                      <a:tailEnd/>
                    </a:ln>
                  </pic:spPr>
                </pic:pic>
              </a:graphicData>
            </a:graphic>
          </wp:inline>
        </w:drawing>
      </w:r>
    </w:p>
    <w:p w:rsidR="00F3300B" w:rsidRPr="003847C6" w:rsidRDefault="00F3300B"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Donde:</w:t>
      </w:r>
    </w:p>
    <w:p w:rsidR="00F3300B" w:rsidRPr="003847C6" w:rsidRDefault="00F3300B"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 xml:space="preserve"> n:  fuerza normal</w:t>
      </w:r>
    </w:p>
    <w:p w:rsidR="00F3300B" w:rsidRPr="003847C6" w:rsidRDefault="00F3300B"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mg: peso</w:t>
      </w:r>
      <w:r w:rsidR="00014374" w:rsidRPr="003847C6">
        <w:rPr>
          <w:rStyle w:val="mediumtext"/>
          <w:rFonts w:ascii="Arial" w:eastAsiaTheme="minorEastAsia" w:hAnsi="Arial" w:cs="Arial"/>
          <w:sz w:val="24"/>
          <w:szCs w:val="24"/>
          <w:shd w:val="clear" w:color="auto" w:fill="FFFFFF"/>
        </w:rPr>
        <w:t xml:space="preserve"> de la caja</w:t>
      </w:r>
    </w:p>
    <w:p w:rsidR="005A4A15" w:rsidRPr="003847C6" w:rsidRDefault="005A4A15" w:rsidP="003847C6">
      <w:pPr>
        <w:tabs>
          <w:tab w:val="left" w:pos="1575"/>
        </w:tabs>
        <w:jc w:val="both"/>
        <w:rPr>
          <w:rStyle w:val="mediumtext"/>
          <w:rFonts w:ascii="Arial" w:eastAsiaTheme="minorEastAsia" w:hAnsi="Arial" w:cs="Arial"/>
          <w:sz w:val="24"/>
          <w:szCs w:val="24"/>
          <w:shd w:val="clear" w:color="auto" w:fill="FFFFFF"/>
        </w:rPr>
      </w:pPr>
      <w:r w:rsidRPr="003847C6">
        <w:rPr>
          <w:rFonts w:ascii="Arial" w:eastAsiaTheme="minorEastAsia" w:hAnsi="Arial" w:cs="Arial"/>
          <w:noProof/>
          <w:sz w:val="24"/>
          <w:szCs w:val="24"/>
          <w:shd w:val="clear" w:color="auto" w:fill="FFFFFF"/>
          <w:lang w:eastAsia="es-CO"/>
        </w:rPr>
        <w:lastRenderedPageBreak/>
        <w:drawing>
          <wp:inline distT="0" distB="0" distL="0" distR="0">
            <wp:extent cx="2924175" cy="723900"/>
            <wp:effectExtent l="19050" t="0" r="9525" b="0"/>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srcRect/>
                    <a:stretch>
                      <a:fillRect/>
                    </a:stretch>
                  </pic:blipFill>
                  <pic:spPr bwMode="auto">
                    <a:xfrm>
                      <a:off x="0" y="0"/>
                      <a:ext cx="2924175" cy="723900"/>
                    </a:xfrm>
                    <a:prstGeom prst="rect">
                      <a:avLst/>
                    </a:prstGeom>
                    <a:noFill/>
                    <a:ln w="9525">
                      <a:noFill/>
                      <a:miter lim="800000"/>
                      <a:headEnd/>
                      <a:tailEnd/>
                    </a:ln>
                  </pic:spPr>
                </pic:pic>
              </a:graphicData>
            </a:graphic>
          </wp:inline>
        </w:drawing>
      </w:r>
    </w:p>
    <w:p w:rsidR="005A4A15" w:rsidRPr="003847C6" w:rsidRDefault="005A4A15"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4. De las ecuaciones anteriores se obtiene que:</w:t>
      </w:r>
    </w:p>
    <w:p w:rsidR="005A4A15" w:rsidRPr="003847C6" w:rsidRDefault="005A4A15"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 xml:space="preserve">La aceleración no tiene componente vertical, por tanto la aceleración está dada por </w:t>
      </w:r>
      <w:r w:rsidRPr="003847C6">
        <w:rPr>
          <w:rFonts w:ascii="Arial" w:eastAsiaTheme="minorEastAsia" w:hAnsi="Arial" w:cs="Arial"/>
          <w:noProof/>
          <w:sz w:val="24"/>
          <w:szCs w:val="24"/>
          <w:shd w:val="clear" w:color="auto" w:fill="FFFFFF"/>
          <w:lang w:eastAsia="es-CO"/>
        </w:rPr>
        <w:drawing>
          <wp:inline distT="0" distB="0" distL="0" distR="0">
            <wp:extent cx="1476375" cy="581025"/>
            <wp:effectExtent l="19050" t="0" r="9525" b="0"/>
            <wp:docPr id="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a:off x="0" y="0"/>
                      <a:ext cx="1476375" cy="581025"/>
                    </a:xfrm>
                    <a:prstGeom prst="rect">
                      <a:avLst/>
                    </a:prstGeom>
                    <a:noFill/>
                    <a:ln w="9525">
                      <a:noFill/>
                      <a:miter lim="800000"/>
                      <a:headEnd/>
                      <a:tailEnd/>
                    </a:ln>
                  </pic:spPr>
                </pic:pic>
              </a:graphicData>
            </a:graphic>
          </wp:inline>
        </w:drawing>
      </w:r>
    </w:p>
    <w:p w:rsidR="00084974" w:rsidRPr="003847C6" w:rsidRDefault="00C079BB" w:rsidP="003847C6">
      <w:pPr>
        <w:tabs>
          <w:tab w:val="left" w:pos="1635"/>
        </w:tabs>
        <w:jc w:val="both"/>
        <w:rPr>
          <w:rFonts w:ascii="Arial" w:eastAsiaTheme="minorEastAsia" w:hAnsi="Arial" w:cs="Arial"/>
          <w:sz w:val="24"/>
          <w:szCs w:val="24"/>
        </w:rPr>
      </w:pPr>
      <w:r w:rsidRPr="003847C6">
        <w:rPr>
          <w:rFonts w:ascii="Arial" w:eastAsiaTheme="minorEastAsia" w:hAnsi="Arial" w:cs="Arial"/>
          <w:sz w:val="24"/>
          <w:szCs w:val="24"/>
        </w:rPr>
        <w:t>Donde:</w:t>
      </w:r>
    </w:p>
    <w:p w:rsidR="00C079BB" w:rsidRPr="003847C6" w:rsidRDefault="00C079BB" w:rsidP="003847C6">
      <w:pPr>
        <w:tabs>
          <w:tab w:val="left" w:pos="1635"/>
        </w:tabs>
        <w:jc w:val="both"/>
        <w:rPr>
          <w:rFonts w:ascii="Arial" w:eastAsiaTheme="minorEastAsia" w:hAnsi="Arial" w:cs="Arial"/>
          <w:sz w:val="24"/>
          <w:szCs w:val="24"/>
        </w:rPr>
      </w:pPr>
      <w:r w:rsidRPr="003847C6">
        <w:rPr>
          <w:rFonts w:ascii="Arial" w:eastAsiaTheme="minorEastAsia" w:hAnsi="Arial" w:cs="Arial"/>
          <w:sz w:val="24"/>
          <w:szCs w:val="24"/>
        </w:rPr>
        <w:t>g: es la constante de gravedad</w:t>
      </w:r>
    </w:p>
    <w:p w:rsidR="00C079BB" w:rsidRPr="003847C6" w:rsidRDefault="00C079BB" w:rsidP="003847C6">
      <w:pPr>
        <w:tabs>
          <w:tab w:val="left" w:pos="1635"/>
        </w:tabs>
        <w:jc w:val="both"/>
        <w:rPr>
          <w:rFonts w:ascii="Arial" w:eastAsiaTheme="minorEastAsia" w:hAnsi="Arial" w:cs="Arial"/>
          <w:sz w:val="24"/>
          <w:szCs w:val="24"/>
        </w:rPr>
      </w:pPr>
      <m:oMath>
        <m:r>
          <w:rPr>
            <w:rFonts w:ascii="Cambria Math" w:eastAsiaTheme="minorEastAsia" w:hAnsi="Cambria Math" w:cs="Arial"/>
            <w:sz w:val="24"/>
            <w:szCs w:val="24"/>
          </w:rPr>
          <m:t>θ</m:t>
        </m:r>
      </m:oMath>
      <w:r w:rsidRPr="003847C6">
        <w:rPr>
          <w:rFonts w:ascii="Arial" w:eastAsiaTheme="minorEastAsia" w:hAnsi="Arial" w:cs="Arial"/>
          <w:sz w:val="24"/>
          <w:szCs w:val="24"/>
        </w:rPr>
        <w:t>: el ángulo de elevación del plano</w:t>
      </w:r>
    </w:p>
    <w:p w:rsidR="009A4EA2" w:rsidRPr="003847C6" w:rsidRDefault="009A4EA2" w:rsidP="003847C6">
      <w:pPr>
        <w:tabs>
          <w:tab w:val="left" w:pos="1635"/>
        </w:tabs>
        <w:jc w:val="both"/>
        <w:rPr>
          <w:rFonts w:ascii="Arial" w:eastAsiaTheme="minorEastAsia" w:hAnsi="Arial" w:cs="Arial"/>
          <w:sz w:val="24"/>
          <w:szCs w:val="24"/>
        </w:rPr>
      </w:pPr>
    </w:p>
    <w:p w:rsidR="009A4EA2" w:rsidRPr="003847C6" w:rsidRDefault="00B9736C" w:rsidP="003847C6">
      <w:pPr>
        <w:tabs>
          <w:tab w:val="left" w:pos="1635"/>
        </w:tabs>
        <w:jc w:val="both"/>
        <w:rPr>
          <w:rFonts w:ascii="Arial" w:eastAsiaTheme="minorEastAsia" w:hAnsi="Arial" w:cs="Arial"/>
          <w:b/>
          <w:color w:val="C00000"/>
          <w:sz w:val="24"/>
          <w:szCs w:val="24"/>
        </w:rPr>
      </w:pPr>
      <w:r w:rsidRPr="003A3C09">
        <w:rPr>
          <w:rFonts w:ascii="Arial" w:eastAsiaTheme="minorEastAsia" w:hAnsi="Arial" w:cs="Arial"/>
          <w:b/>
          <w:color w:val="C00000"/>
          <w:sz w:val="24"/>
          <w:szCs w:val="24"/>
          <w:highlight w:val="yellow"/>
        </w:rPr>
        <w:t>Máquina de Atwood</w:t>
      </w:r>
    </w:p>
    <w:p w:rsidR="00B9736C" w:rsidRPr="003847C6" w:rsidRDefault="00B9736C" w:rsidP="003847C6">
      <w:pPr>
        <w:tabs>
          <w:tab w:val="left" w:pos="1635"/>
        </w:tabs>
        <w:jc w:val="both"/>
        <w:rPr>
          <w:rFonts w:ascii="Arial" w:eastAsiaTheme="minorEastAsia" w:hAnsi="Arial" w:cs="Arial"/>
          <w:sz w:val="24"/>
          <w:szCs w:val="24"/>
        </w:rPr>
      </w:pPr>
      <w:r w:rsidRPr="003847C6">
        <w:rPr>
          <w:rFonts w:ascii="Arial" w:eastAsiaTheme="minorEastAsia" w:hAnsi="Arial" w:cs="Arial"/>
          <w:sz w:val="24"/>
          <w:szCs w:val="24"/>
        </w:rPr>
        <w:t xml:space="preserve">De una cuerda que pasa a través de una polea penden dos cuerpos de masa </w:t>
      </w:r>
      <m:oMath>
        <m:sSub>
          <m:sSubPr>
            <m:ctrlPr>
              <w:rPr>
                <w:rFonts w:ascii="Cambria Math" w:eastAsiaTheme="minorEastAsia" w:hAnsi="Arial" w:cs="Arial"/>
                <w:sz w:val="24"/>
                <w:szCs w:val="24"/>
              </w:rPr>
            </m:ctrlPr>
          </m:sSubPr>
          <m:e>
            <m:r>
              <m:rPr>
                <m:sty m:val="p"/>
              </m:rPr>
              <w:rPr>
                <w:rFonts w:ascii="Cambria Math" w:eastAsiaTheme="minorEastAsia" w:hAnsi="Arial" w:cs="Arial"/>
                <w:sz w:val="24"/>
                <w:szCs w:val="24"/>
              </w:rPr>
              <m:t>m</m:t>
            </m:r>
          </m:e>
          <m:sub>
            <m:r>
              <m:rPr>
                <m:sty m:val="p"/>
              </m:rPr>
              <w:rPr>
                <w:rFonts w:ascii="Cambria Math" w:eastAsiaTheme="minorEastAsia" w:hAnsi="Arial" w:cs="Arial"/>
                <w:sz w:val="24"/>
                <w:szCs w:val="24"/>
              </w:rPr>
              <m:t>1</m:t>
            </m:r>
          </m:sub>
        </m:sSub>
      </m:oMath>
      <w:r w:rsidRPr="003847C6">
        <w:rPr>
          <w:rFonts w:ascii="Arial" w:eastAsiaTheme="minorEastAsia" w:hAnsi="Arial" w:cs="Arial"/>
          <w:sz w:val="24"/>
          <w:szCs w:val="24"/>
        </w:rPr>
        <w:t xml:space="preserve"> y  </w:t>
      </w:r>
      <m:oMath>
        <m:sSub>
          <m:sSubPr>
            <m:ctrlPr>
              <w:rPr>
                <w:rFonts w:ascii="Cambria Math" w:eastAsiaTheme="minorEastAsia" w:hAnsi="Arial" w:cs="Arial"/>
                <w:sz w:val="24"/>
                <w:szCs w:val="24"/>
              </w:rPr>
            </m:ctrlPr>
          </m:sSubPr>
          <m:e>
            <m:r>
              <m:rPr>
                <m:sty m:val="p"/>
              </m:rPr>
              <w:rPr>
                <w:rFonts w:ascii="Cambria Math" w:eastAsiaTheme="minorEastAsia" w:hAnsi="Arial" w:cs="Arial"/>
                <w:sz w:val="24"/>
                <w:szCs w:val="24"/>
              </w:rPr>
              <m:t>m</m:t>
            </m:r>
          </m:e>
          <m:sub>
            <m:r>
              <m:rPr>
                <m:sty m:val="p"/>
              </m:rPr>
              <w:rPr>
                <w:rFonts w:ascii="Cambria Math" w:eastAsiaTheme="minorEastAsia" w:hAnsi="Arial" w:cs="Arial"/>
                <w:sz w:val="24"/>
                <w:szCs w:val="24"/>
              </w:rPr>
              <m:t>2</m:t>
            </m:r>
          </m:sub>
        </m:sSub>
      </m:oMath>
      <w:r w:rsidRPr="003847C6">
        <w:rPr>
          <w:rFonts w:ascii="Arial" w:eastAsiaTheme="minorEastAsia" w:hAnsi="Arial" w:cs="Arial"/>
          <w:sz w:val="24"/>
          <w:szCs w:val="24"/>
        </w:rPr>
        <w:t xml:space="preserve">. Calcular la aceleración de los cuerpos y la tensión de la cuerda. </w:t>
      </w:r>
    </w:p>
    <w:p w:rsidR="00B9736C" w:rsidRPr="003847C6" w:rsidRDefault="009A4EA2" w:rsidP="003847C6">
      <w:pPr>
        <w:tabs>
          <w:tab w:val="left" w:pos="1635"/>
        </w:tabs>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466975" cy="3171825"/>
            <wp:effectExtent l="19050" t="0" r="9525" b="0"/>
            <wp:docPr id="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a:off x="0" y="0"/>
                      <a:ext cx="2466975" cy="3171825"/>
                    </a:xfrm>
                    <a:prstGeom prst="rect">
                      <a:avLst/>
                    </a:prstGeom>
                    <a:noFill/>
                    <a:ln w="9525">
                      <a:noFill/>
                      <a:miter lim="800000"/>
                      <a:headEnd/>
                      <a:tailEnd/>
                    </a:ln>
                  </pic:spPr>
                </pic:pic>
              </a:graphicData>
            </a:graphic>
          </wp:inline>
        </w:drawing>
      </w:r>
    </w:p>
    <w:p w:rsidR="00B9736C" w:rsidRPr="003847C6" w:rsidRDefault="00B9736C" w:rsidP="003847C6">
      <w:pPr>
        <w:jc w:val="both"/>
        <w:rPr>
          <w:rFonts w:ascii="Arial" w:eastAsiaTheme="minorEastAsia" w:hAnsi="Arial" w:cs="Arial"/>
          <w:sz w:val="24"/>
          <w:szCs w:val="24"/>
        </w:rPr>
      </w:pPr>
    </w:p>
    <w:p w:rsidR="009A4EA2" w:rsidRPr="003847C6" w:rsidRDefault="00FD3430" w:rsidP="003847C6">
      <w:pPr>
        <w:jc w:val="both"/>
        <w:rPr>
          <w:rFonts w:ascii="Arial" w:eastAsiaTheme="minorEastAsia" w:hAnsi="Arial" w:cs="Arial"/>
          <w:sz w:val="24"/>
          <w:szCs w:val="24"/>
        </w:rPr>
      </w:pPr>
      <w:r w:rsidRPr="003847C6">
        <w:rPr>
          <w:rFonts w:ascii="Arial" w:eastAsiaTheme="minorEastAsia" w:hAnsi="Arial" w:cs="Arial"/>
          <w:sz w:val="24"/>
          <w:szCs w:val="24"/>
        </w:rPr>
        <w:t>Solución:</w:t>
      </w:r>
    </w:p>
    <w:p w:rsidR="00FD3430" w:rsidRPr="003847C6" w:rsidRDefault="00FD3430" w:rsidP="003847C6">
      <w:pPr>
        <w:jc w:val="both"/>
        <w:rPr>
          <w:rFonts w:ascii="Arial" w:eastAsiaTheme="minorEastAsia" w:hAnsi="Arial" w:cs="Arial"/>
          <w:sz w:val="24"/>
          <w:szCs w:val="24"/>
        </w:rPr>
      </w:pPr>
      <w:r w:rsidRPr="003847C6">
        <w:rPr>
          <w:rFonts w:ascii="Arial" w:eastAsiaTheme="minorEastAsia" w:hAnsi="Arial" w:cs="Arial"/>
          <w:sz w:val="24"/>
          <w:szCs w:val="24"/>
        </w:rPr>
        <w:lastRenderedPageBreak/>
        <w:t>1. Determinamos las variables del enunciado:</w:t>
      </w:r>
    </w:p>
    <w:p w:rsidR="00FD3430" w:rsidRPr="003847C6" w:rsidRDefault="00FD3430" w:rsidP="003847C6">
      <w:pPr>
        <w:jc w:val="both"/>
        <w:rPr>
          <w:rFonts w:ascii="Arial" w:eastAsiaTheme="minorEastAsia" w:hAnsi="Arial" w:cs="Arial"/>
          <w:b/>
          <w:sz w:val="24"/>
          <w:szCs w:val="24"/>
        </w:rPr>
      </w:pPr>
      <w:r w:rsidRPr="003847C6">
        <w:rPr>
          <w:rFonts w:ascii="Arial" w:eastAsiaTheme="minorEastAsia" w:hAnsi="Arial" w:cs="Arial"/>
          <w:sz w:val="24"/>
          <w:szCs w:val="24"/>
        </w:rPr>
        <w:t xml:space="preserve"> </w:t>
      </w:r>
      <m:oMath>
        <m:sSub>
          <m:sSubPr>
            <m:ctrlPr>
              <w:rPr>
                <w:rFonts w:ascii="Cambria Math" w:eastAsiaTheme="minorEastAsia" w:hAnsi="Arial" w:cs="Arial"/>
                <w:b/>
                <w:i/>
                <w:sz w:val="24"/>
                <w:szCs w:val="24"/>
              </w:rPr>
            </m:ctrlPr>
          </m:sSubPr>
          <m:e>
            <m:r>
              <m:rPr>
                <m:sty m:val="bi"/>
              </m:rPr>
              <w:rPr>
                <w:rFonts w:ascii="Cambria Math" w:eastAsiaTheme="minorEastAsia" w:hAnsi="Cambria Math" w:cs="Arial"/>
                <w:sz w:val="24"/>
                <w:szCs w:val="24"/>
              </w:rPr>
              <m:t>m</m:t>
            </m:r>
          </m:e>
          <m:sub>
            <m:r>
              <m:rPr>
                <m:sty m:val="bi"/>
              </m:rPr>
              <w:rPr>
                <w:rFonts w:ascii="Cambria Math" w:eastAsiaTheme="minorEastAsia" w:hAnsi="Cambria Math" w:cs="Arial"/>
                <w:sz w:val="24"/>
                <w:szCs w:val="24"/>
              </w:rPr>
              <m:t>1</m:t>
            </m:r>
          </m:sub>
        </m:sSub>
        <m:r>
          <m:rPr>
            <m:sty m:val="bi"/>
          </m:rPr>
          <w:rPr>
            <w:rFonts w:ascii="Cambria Math" w:eastAsiaTheme="minorEastAsia" w:hAnsi="Arial" w:cs="Arial"/>
            <w:sz w:val="24"/>
            <w:szCs w:val="24"/>
          </w:rPr>
          <m:t>,</m:t>
        </m:r>
        <m:r>
          <m:rPr>
            <m:sty m:val="b"/>
          </m:rPr>
          <w:rPr>
            <w:rFonts w:ascii="Cambria Math" w:eastAsiaTheme="minorEastAsia" w:hAnsi="Arial" w:cs="Arial"/>
            <w:sz w:val="24"/>
            <w:szCs w:val="24"/>
          </w:rPr>
          <m:t xml:space="preserve"> </m:t>
        </m:r>
        <m:sSub>
          <m:sSubPr>
            <m:ctrlPr>
              <w:rPr>
                <w:rFonts w:ascii="Cambria Math" w:eastAsiaTheme="minorEastAsia" w:hAnsi="Arial" w:cs="Arial"/>
                <w:b/>
                <w:i/>
                <w:sz w:val="24"/>
                <w:szCs w:val="24"/>
              </w:rPr>
            </m:ctrlPr>
          </m:sSubPr>
          <m:e>
            <m:r>
              <m:rPr>
                <m:sty m:val="bi"/>
              </m:rPr>
              <w:rPr>
                <w:rFonts w:ascii="Cambria Math" w:eastAsiaTheme="minorEastAsia" w:hAnsi="Arial" w:cs="Arial"/>
                <w:sz w:val="24"/>
                <w:szCs w:val="24"/>
              </w:rPr>
              <m:t xml:space="preserve"> </m:t>
            </m:r>
            <m:r>
              <m:rPr>
                <m:sty m:val="bi"/>
              </m:rPr>
              <w:rPr>
                <w:rFonts w:ascii="Cambria Math" w:eastAsiaTheme="minorEastAsia" w:hAnsi="Cambria Math" w:cs="Arial"/>
                <w:sz w:val="24"/>
                <w:szCs w:val="24"/>
              </w:rPr>
              <m:t>m</m:t>
            </m:r>
          </m:e>
          <m:sub>
            <m:r>
              <m:rPr>
                <m:sty m:val="bi"/>
              </m:rPr>
              <w:rPr>
                <w:rFonts w:ascii="Cambria Math" w:eastAsiaTheme="minorEastAsia" w:hAnsi="Cambria Math" w:cs="Arial"/>
                <w:sz w:val="24"/>
                <w:szCs w:val="24"/>
              </w:rPr>
              <m:t>2</m:t>
            </m:r>
          </m:sub>
        </m:sSub>
        <m:r>
          <m:rPr>
            <m:sty m:val="bi"/>
          </m:rPr>
          <w:rPr>
            <w:rFonts w:ascii="Cambria Math" w:eastAsiaTheme="minorEastAsia" w:hAnsi="Arial" w:cs="Arial"/>
            <w:sz w:val="24"/>
            <w:szCs w:val="24"/>
          </w:rPr>
          <m:t xml:space="preserve"> </m:t>
        </m:r>
      </m:oMath>
      <w:r w:rsidRPr="003847C6">
        <w:rPr>
          <w:rFonts w:ascii="Arial" w:eastAsiaTheme="minorEastAsia" w:hAnsi="Arial" w:cs="Arial"/>
          <w:b/>
          <w:sz w:val="24"/>
          <w:szCs w:val="24"/>
        </w:rPr>
        <w:t xml:space="preserve"> </w:t>
      </w:r>
    </w:p>
    <w:p w:rsidR="00FD3430" w:rsidRPr="003847C6" w:rsidRDefault="00FD3430" w:rsidP="003847C6">
      <w:pPr>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a</m:t>
          </m:r>
          <m:r>
            <w:rPr>
              <w:rFonts w:ascii="Cambria Math" w:eastAsiaTheme="minorEastAsia" w:hAnsi="Arial" w:cs="Arial"/>
              <w:sz w:val="24"/>
              <w:szCs w:val="24"/>
            </w:rPr>
            <m:t>=?</m:t>
          </m:r>
        </m:oMath>
      </m:oMathPara>
    </w:p>
    <w:p w:rsidR="009575EF" w:rsidRPr="003847C6" w:rsidRDefault="009575EF"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2.  Este ejemplo se trata de variables sin valor numérico.</w:t>
      </w:r>
    </w:p>
    <w:p w:rsidR="009575EF" w:rsidRPr="003847C6" w:rsidRDefault="009575EF"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3.  Se hace un diagrama de cuerpo libre para hallar la fuerza resultante.</w:t>
      </w:r>
      <w:r w:rsidR="009B6CEE" w:rsidRPr="003847C6">
        <w:rPr>
          <w:rStyle w:val="mediumtext"/>
          <w:rFonts w:ascii="Arial" w:eastAsiaTheme="minorEastAsia" w:hAnsi="Arial" w:cs="Arial"/>
          <w:sz w:val="24"/>
          <w:szCs w:val="24"/>
          <w:shd w:val="clear" w:color="auto" w:fill="FFFFFF"/>
        </w:rPr>
        <w:t xml:space="preserve"> Como son dos cuerpos, se hace el diagrama por cada cuerpo:</w:t>
      </w:r>
    </w:p>
    <w:p w:rsidR="009B6CEE" w:rsidRPr="003847C6" w:rsidRDefault="009B6CEE" w:rsidP="003847C6">
      <w:pPr>
        <w:tabs>
          <w:tab w:val="left" w:pos="1575"/>
        </w:tabs>
        <w:jc w:val="both"/>
        <w:rPr>
          <w:rStyle w:val="mediumtext"/>
          <w:rFonts w:ascii="Arial" w:eastAsiaTheme="minorEastAsia" w:hAnsi="Arial" w:cs="Arial"/>
          <w:sz w:val="24"/>
          <w:szCs w:val="24"/>
          <w:shd w:val="clear" w:color="auto" w:fill="FFFFFF"/>
        </w:rPr>
      </w:pPr>
      <w:r w:rsidRPr="003847C6">
        <w:rPr>
          <w:rFonts w:ascii="Arial" w:eastAsiaTheme="minorEastAsia" w:hAnsi="Arial" w:cs="Arial"/>
          <w:noProof/>
          <w:sz w:val="24"/>
          <w:szCs w:val="24"/>
          <w:shd w:val="clear" w:color="auto" w:fill="FFFFFF"/>
          <w:lang w:eastAsia="es-CO"/>
        </w:rPr>
        <w:drawing>
          <wp:inline distT="0" distB="0" distL="0" distR="0">
            <wp:extent cx="752475" cy="1810901"/>
            <wp:effectExtent l="19050" t="0" r="9525" b="0"/>
            <wp:docPr id="5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cstate="print"/>
                    <a:srcRect/>
                    <a:stretch>
                      <a:fillRect/>
                    </a:stretch>
                  </pic:blipFill>
                  <pic:spPr bwMode="auto">
                    <a:xfrm>
                      <a:off x="0" y="0"/>
                      <a:ext cx="752475" cy="1810901"/>
                    </a:xfrm>
                    <a:prstGeom prst="rect">
                      <a:avLst/>
                    </a:prstGeom>
                    <a:noFill/>
                    <a:ln w="9525">
                      <a:noFill/>
                      <a:miter lim="800000"/>
                      <a:headEnd/>
                      <a:tailEnd/>
                    </a:ln>
                  </pic:spPr>
                </pic:pic>
              </a:graphicData>
            </a:graphic>
          </wp:inline>
        </w:drawing>
      </w:r>
    </w:p>
    <w:p w:rsidR="000A165A" w:rsidRPr="003847C6" w:rsidRDefault="009B6CEE" w:rsidP="003847C6">
      <w:pPr>
        <w:tabs>
          <w:tab w:val="left" w:pos="1575"/>
        </w:tabs>
        <w:jc w:val="both"/>
        <w:rPr>
          <w:rStyle w:val="mediumtext"/>
          <w:rFonts w:ascii="Arial" w:eastAsiaTheme="minorEastAsia" w:hAnsi="Arial" w:cs="Arial"/>
          <w:sz w:val="24"/>
          <w:szCs w:val="24"/>
          <w:shd w:val="clear" w:color="auto" w:fill="FFFFFF"/>
        </w:rPr>
      </w:pPr>
      <w:r w:rsidRPr="003847C6">
        <w:rPr>
          <w:rStyle w:val="mediumtext"/>
          <w:rFonts w:ascii="Arial" w:eastAsiaTheme="minorEastAsia" w:hAnsi="Arial" w:cs="Arial"/>
          <w:sz w:val="24"/>
          <w:szCs w:val="24"/>
          <w:shd w:val="clear" w:color="auto" w:fill="FFFFFF"/>
        </w:rPr>
        <w:t>Para las componentes verticales:</w:t>
      </w:r>
    </w:p>
    <w:p w:rsidR="009B6CEE" w:rsidRPr="003847C6" w:rsidRDefault="009B6CEE"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124075" cy="400050"/>
            <wp:effectExtent l="19050" t="0" r="9525" b="0"/>
            <wp:docPr id="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srcRect/>
                    <a:stretch>
                      <a:fillRect/>
                    </a:stretch>
                  </pic:blipFill>
                  <pic:spPr bwMode="auto">
                    <a:xfrm>
                      <a:off x="0" y="0"/>
                      <a:ext cx="2124075" cy="400050"/>
                    </a:xfrm>
                    <a:prstGeom prst="rect">
                      <a:avLst/>
                    </a:prstGeom>
                    <a:noFill/>
                    <a:ln w="9525">
                      <a:noFill/>
                      <a:miter lim="800000"/>
                      <a:headEnd/>
                      <a:tailEnd/>
                    </a:ln>
                  </pic:spPr>
                </pic:pic>
              </a:graphicData>
            </a:graphic>
          </wp:inline>
        </w:drawing>
      </w:r>
    </w:p>
    <w:p w:rsidR="009B6CEE" w:rsidRPr="003847C6" w:rsidRDefault="009B6CEE" w:rsidP="003847C6">
      <w:pPr>
        <w:jc w:val="both"/>
        <w:rPr>
          <w:rFonts w:ascii="Arial" w:eastAsiaTheme="minorEastAsia" w:hAnsi="Arial" w:cs="Arial"/>
          <w:sz w:val="24"/>
          <w:szCs w:val="24"/>
        </w:rPr>
      </w:pPr>
      <w:r w:rsidRPr="003847C6">
        <w:rPr>
          <w:rFonts w:ascii="Arial" w:eastAsiaTheme="minorEastAsia" w:hAnsi="Arial" w:cs="Arial"/>
          <w:sz w:val="24"/>
          <w:szCs w:val="24"/>
        </w:rPr>
        <w:t>La componente horizontal es nula.</w:t>
      </w:r>
    </w:p>
    <w:p w:rsidR="009B6CEE" w:rsidRPr="003847C6" w:rsidRDefault="009B6CEE"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666750" cy="1974930"/>
            <wp:effectExtent l="19050" t="0" r="0" b="0"/>
            <wp:docPr id="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srcRect/>
                    <a:stretch>
                      <a:fillRect/>
                    </a:stretch>
                  </pic:blipFill>
                  <pic:spPr bwMode="auto">
                    <a:xfrm>
                      <a:off x="0" y="0"/>
                      <a:ext cx="666750" cy="1974930"/>
                    </a:xfrm>
                    <a:prstGeom prst="rect">
                      <a:avLst/>
                    </a:prstGeom>
                    <a:noFill/>
                    <a:ln w="9525">
                      <a:noFill/>
                      <a:miter lim="800000"/>
                      <a:headEnd/>
                      <a:tailEnd/>
                    </a:ln>
                  </pic:spPr>
                </pic:pic>
              </a:graphicData>
            </a:graphic>
          </wp:inline>
        </w:drawing>
      </w:r>
    </w:p>
    <w:p w:rsidR="009B6CEE" w:rsidRPr="003847C6" w:rsidRDefault="009B6CEE" w:rsidP="003847C6">
      <w:pPr>
        <w:jc w:val="both"/>
        <w:rPr>
          <w:rFonts w:ascii="Arial" w:eastAsiaTheme="minorEastAsia" w:hAnsi="Arial" w:cs="Arial"/>
          <w:sz w:val="24"/>
          <w:szCs w:val="24"/>
        </w:rPr>
      </w:pPr>
      <w:r w:rsidRPr="003847C6">
        <w:rPr>
          <w:rFonts w:ascii="Arial" w:eastAsiaTheme="minorEastAsia" w:hAnsi="Arial" w:cs="Arial"/>
          <w:sz w:val="24"/>
          <w:szCs w:val="24"/>
        </w:rPr>
        <w:t>La componente horizontal es nula.</w:t>
      </w:r>
    </w:p>
    <w:p w:rsidR="009575EF" w:rsidRPr="003847C6" w:rsidRDefault="009B6CEE" w:rsidP="003847C6">
      <w:pPr>
        <w:jc w:val="both"/>
        <w:rPr>
          <w:rFonts w:ascii="Arial" w:eastAsiaTheme="minorEastAsia" w:hAnsi="Arial" w:cs="Arial"/>
          <w:sz w:val="24"/>
          <w:szCs w:val="24"/>
        </w:rPr>
      </w:pPr>
      <w:r w:rsidRPr="003847C6">
        <w:rPr>
          <w:rFonts w:ascii="Arial" w:eastAsiaTheme="minorEastAsia" w:hAnsi="Arial" w:cs="Arial"/>
          <w:sz w:val="24"/>
          <w:szCs w:val="24"/>
        </w:rPr>
        <w:t>P</w:t>
      </w:r>
      <w:r w:rsidR="004E608D" w:rsidRPr="003847C6">
        <w:rPr>
          <w:rFonts w:ascii="Arial" w:eastAsiaTheme="minorEastAsia" w:hAnsi="Arial" w:cs="Arial"/>
          <w:sz w:val="24"/>
          <w:szCs w:val="24"/>
        </w:rPr>
        <w:t>ara las componentes verticales</w:t>
      </w:r>
      <w:r w:rsidRPr="003847C6">
        <w:rPr>
          <w:rFonts w:ascii="Arial" w:eastAsiaTheme="minorEastAsia" w:hAnsi="Arial" w:cs="Arial"/>
          <w:sz w:val="24"/>
          <w:szCs w:val="24"/>
        </w:rPr>
        <w:t>:</w:t>
      </w:r>
    </w:p>
    <w:p w:rsidR="009B6CEE" w:rsidRPr="003847C6" w:rsidRDefault="009B6CEE"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1895475" cy="342900"/>
            <wp:effectExtent l="19050" t="0" r="9525" b="0"/>
            <wp:docPr id="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srcRect/>
                    <a:stretch>
                      <a:fillRect/>
                    </a:stretch>
                  </pic:blipFill>
                  <pic:spPr bwMode="auto">
                    <a:xfrm>
                      <a:off x="0" y="0"/>
                      <a:ext cx="1895475" cy="342900"/>
                    </a:xfrm>
                    <a:prstGeom prst="rect">
                      <a:avLst/>
                    </a:prstGeom>
                    <a:noFill/>
                    <a:ln w="9525">
                      <a:noFill/>
                      <a:miter lim="800000"/>
                      <a:headEnd/>
                      <a:tailEnd/>
                    </a:ln>
                  </pic:spPr>
                </pic:pic>
              </a:graphicData>
            </a:graphic>
          </wp:inline>
        </w:drawing>
      </w:r>
    </w:p>
    <w:p w:rsidR="004E608D" w:rsidRPr="003847C6" w:rsidRDefault="004E608D" w:rsidP="003847C6">
      <w:pPr>
        <w:jc w:val="both"/>
        <w:rPr>
          <w:rFonts w:ascii="Arial" w:eastAsiaTheme="minorEastAsia" w:hAnsi="Arial" w:cs="Arial"/>
          <w:sz w:val="24"/>
          <w:szCs w:val="24"/>
        </w:rPr>
      </w:pPr>
      <w:r w:rsidRPr="003847C6">
        <w:rPr>
          <w:rFonts w:ascii="Arial" w:eastAsiaTheme="minorEastAsia" w:hAnsi="Arial" w:cs="Arial"/>
          <w:sz w:val="24"/>
          <w:szCs w:val="24"/>
        </w:rPr>
        <w:lastRenderedPageBreak/>
        <w:t xml:space="preserve">Se observa que ambos cuerpos comparten la misma cuerda por lo que la tensión (T) </w:t>
      </w:r>
      <w:r w:rsidR="00EF7B9A" w:rsidRPr="003847C6">
        <w:rPr>
          <w:rFonts w:ascii="Arial" w:eastAsiaTheme="minorEastAsia" w:hAnsi="Arial" w:cs="Arial"/>
          <w:sz w:val="24"/>
          <w:szCs w:val="24"/>
        </w:rPr>
        <w:t xml:space="preserve"> y la aceleración (a) son</w:t>
      </w:r>
      <w:r w:rsidRPr="003847C6">
        <w:rPr>
          <w:rFonts w:ascii="Arial" w:eastAsiaTheme="minorEastAsia" w:hAnsi="Arial" w:cs="Arial"/>
          <w:sz w:val="24"/>
          <w:szCs w:val="24"/>
        </w:rPr>
        <w:t xml:space="preserve"> la misma en ambas ecuaciones.</w:t>
      </w:r>
      <w:r w:rsidR="00EF7B9A" w:rsidRPr="003847C6">
        <w:rPr>
          <w:rFonts w:ascii="Arial" w:eastAsiaTheme="minorEastAsia" w:hAnsi="Arial" w:cs="Arial"/>
          <w:sz w:val="24"/>
          <w:szCs w:val="24"/>
        </w:rPr>
        <w:t xml:space="preserve"> Se tiene entonces un sistema de dos ecuaciones y dos incógnitas, T y a, utilizando cualquier método se puede resolver este sistema.</w:t>
      </w:r>
    </w:p>
    <w:p w:rsidR="00EF7B9A" w:rsidRPr="003847C6" w:rsidRDefault="00EF7B9A"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2276475" cy="323850"/>
            <wp:effectExtent l="19050" t="0" r="9525" b="0"/>
            <wp:docPr id="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cstate="print"/>
                    <a:srcRect/>
                    <a:stretch>
                      <a:fillRect/>
                    </a:stretch>
                  </pic:blipFill>
                  <pic:spPr bwMode="auto">
                    <a:xfrm>
                      <a:off x="0" y="0"/>
                      <a:ext cx="2276475" cy="323850"/>
                    </a:xfrm>
                    <a:prstGeom prst="rect">
                      <a:avLst/>
                    </a:prstGeom>
                    <a:noFill/>
                    <a:ln w="9525">
                      <a:noFill/>
                      <a:miter lim="800000"/>
                      <a:headEnd/>
                      <a:tailEnd/>
                    </a:ln>
                  </pic:spPr>
                </pic:pic>
              </a:graphicData>
            </a:graphic>
          </wp:inline>
        </w:drawing>
      </w:r>
    </w:p>
    <w:p w:rsidR="00EF7B9A" w:rsidRPr="003847C6" w:rsidRDefault="00EF7B9A"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1781175" cy="704850"/>
            <wp:effectExtent l="19050" t="0" r="9525" b="0"/>
            <wp:docPr id="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cstate="print"/>
                    <a:srcRect/>
                    <a:stretch>
                      <a:fillRect/>
                    </a:stretch>
                  </pic:blipFill>
                  <pic:spPr bwMode="auto">
                    <a:xfrm>
                      <a:off x="0" y="0"/>
                      <a:ext cx="1781175" cy="704850"/>
                    </a:xfrm>
                    <a:prstGeom prst="rect">
                      <a:avLst/>
                    </a:prstGeom>
                    <a:noFill/>
                    <a:ln w="9525">
                      <a:noFill/>
                      <a:miter lim="800000"/>
                      <a:headEnd/>
                      <a:tailEnd/>
                    </a:ln>
                  </pic:spPr>
                </pic:pic>
              </a:graphicData>
            </a:graphic>
          </wp:inline>
        </w:drawing>
      </w:r>
    </w:p>
    <w:p w:rsidR="00EF7B9A" w:rsidRPr="003847C6" w:rsidRDefault="00EF7B9A" w:rsidP="003847C6">
      <w:pPr>
        <w:jc w:val="both"/>
        <w:rPr>
          <w:rFonts w:ascii="Arial" w:eastAsiaTheme="minorEastAsia" w:hAnsi="Arial" w:cs="Arial"/>
          <w:sz w:val="24"/>
          <w:szCs w:val="24"/>
        </w:rPr>
      </w:pPr>
      <w:r w:rsidRPr="003847C6">
        <w:rPr>
          <w:rFonts w:ascii="Arial" w:eastAsiaTheme="minorEastAsia" w:hAnsi="Arial" w:cs="Arial"/>
          <w:noProof/>
          <w:sz w:val="24"/>
          <w:szCs w:val="24"/>
          <w:lang w:eastAsia="es-CO"/>
        </w:rPr>
        <w:drawing>
          <wp:inline distT="0" distB="0" distL="0" distR="0">
            <wp:extent cx="1895475" cy="800100"/>
            <wp:effectExtent l="19050" t="0" r="9525" b="0"/>
            <wp:docPr id="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1895475" cy="800100"/>
                    </a:xfrm>
                    <a:prstGeom prst="rect">
                      <a:avLst/>
                    </a:prstGeom>
                    <a:noFill/>
                    <a:ln w="9525">
                      <a:noFill/>
                      <a:miter lim="800000"/>
                      <a:headEnd/>
                      <a:tailEnd/>
                    </a:ln>
                  </pic:spPr>
                </pic:pic>
              </a:graphicData>
            </a:graphic>
          </wp:inline>
        </w:drawing>
      </w:r>
    </w:p>
    <w:p w:rsidR="00E7335D" w:rsidRPr="003847C6" w:rsidRDefault="00EF7B9A" w:rsidP="003847C6">
      <w:pPr>
        <w:jc w:val="both"/>
        <w:rPr>
          <w:rFonts w:ascii="Arial" w:eastAsiaTheme="minorEastAsia" w:hAnsi="Arial" w:cs="Arial"/>
          <w:sz w:val="24"/>
          <w:szCs w:val="24"/>
        </w:rPr>
      </w:pPr>
      <w:r w:rsidRPr="003847C6">
        <w:rPr>
          <w:rFonts w:ascii="Arial" w:eastAsiaTheme="minorEastAsia" w:hAnsi="Arial" w:cs="Arial"/>
          <w:sz w:val="24"/>
          <w:szCs w:val="24"/>
        </w:rPr>
        <w:t xml:space="preserve">Y </w:t>
      </w:r>
      <w:r w:rsidR="0003073C" w:rsidRPr="003847C6">
        <w:rPr>
          <w:rFonts w:ascii="Arial" w:eastAsiaTheme="minorEastAsia" w:hAnsi="Arial" w:cs="Arial"/>
          <w:sz w:val="24"/>
          <w:szCs w:val="24"/>
        </w:rPr>
        <w:t xml:space="preserve">se obtiene la solución </w:t>
      </w:r>
      <w:r w:rsidRPr="003847C6">
        <w:rPr>
          <w:rFonts w:ascii="Arial" w:eastAsiaTheme="minorEastAsia" w:hAnsi="Arial" w:cs="Arial"/>
          <w:sz w:val="24"/>
          <w:szCs w:val="24"/>
        </w:rPr>
        <w:t>en las variables dadas.</w:t>
      </w:r>
    </w:p>
    <w:p w:rsidR="00E7335D" w:rsidRPr="003847C6" w:rsidRDefault="00E7335D" w:rsidP="003847C6">
      <w:pPr>
        <w:jc w:val="both"/>
        <w:rPr>
          <w:rFonts w:ascii="Arial" w:eastAsiaTheme="minorEastAsia" w:hAnsi="Arial" w:cs="Arial"/>
          <w:sz w:val="24"/>
          <w:szCs w:val="24"/>
        </w:rPr>
      </w:pPr>
    </w:p>
    <w:p w:rsidR="00375A64" w:rsidRPr="003847C6" w:rsidRDefault="001E5AA1" w:rsidP="003847C6">
      <w:pPr>
        <w:jc w:val="both"/>
        <w:rPr>
          <w:rFonts w:ascii="Arial" w:eastAsiaTheme="minorEastAsia" w:hAnsi="Arial" w:cs="Arial"/>
          <w:b/>
          <w:sz w:val="24"/>
          <w:szCs w:val="24"/>
        </w:rPr>
      </w:pPr>
      <w:r w:rsidRPr="001E5AA1">
        <w:rPr>
          <w:rFonts w:ascii="Arial" w:eastAsiaTheme="minorEastAsia" w:hAnsi="Arial" w:cs="Arial"/>
          <w:b/>
          <w:sz w:val="24"/>
          <w:szCs w:val="24"/>
        </w:rPr>
        <w:t>PRIMERA LEY DE NEWTON</w:t>
      </w:r>
    </w:p>
    <w:sectPr w:rsidR="00375A64" w:rsidRPr="003847C6" w:rsidSect="002545C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6FE9" w:rsidRDefault="00F36FE9" w:rsidP="00F332EF">
      <w:pPr>
        <w:spacing w:after="0" w:line="240" w:lineRule="auto"/>
      </w:pPr>
      <w:r>
        <w:separator/>
      </w:r>
    </w:p>
  </w:endnote>
  <w:endnote w:type="continuationSeparator" w:id="1">
    <w:p w:rsidR="00F36FE9" w:rsidRDefault="00F36FE9" w:rsidP="00F332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6FE9" w:rsidRDefault="00F36FE9" w:rsidP="00F332EF">
      <w:pPr>
        <w:spacing w:after="0" w:line="240" w:lineRule="auto"/>
      </w:pPr>
      <w:r>
        <w:separator/>
      </w:r>
    </w:p>
  </w:footnote>
  <w:footnote w:type="continuationSeparator" w:id="1">
    <w:p w:rsidR="00F36FE9" w:rsidRDefault="00F36FE9" w:rsidP="00F332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F3B4C82"/>
    <w:multiLevelType w:val="hybridMultilevel"/>
    <w:tmpl w:val="ECE204E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5A39B1"/>
    <w:multiLevelType w:val="hybridMultilevel"/>
    <w:tmpl w:val="B5645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57C0FE3"/>
    <w:multiLevelType w:val="multilevel"/>
    <w:tmpl w:val="324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4107FE"/>
    <w:multiLevelType w:val="hybridMultilevel"/>
    <w:tmpl w:val="4972F27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B2669EA"/>
    <w:multiLevelType w:val="hybridMultilevel"/>
    <w:tmpl w:val="A65C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89083A"/>
    <w:multiLevelType w:val="hybridMultilevel"/>
    <w:tmpl w:val="1856F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778919C7"/>
    <w:multiLevelType w:val="hybridMultilevel"/>
    <w:tmpl w:val="405A0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0"/>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14390B"/>
    <w:rsid w:val="00003C76"/>
    <w:rsid w:val="00013203"/>
    <w:rsid w:val="00014374"/>
    <w:rsid w:val="00022D4F"/>
    <w:rsid w:val="00024D2F"/>
    <w:rsid w:val="0003073C"/>
    <w:rsid w:val="000329ED"/>
    <w:rsid w:val="00072214"/>
    <w:rsid w:val="00084974"/>
    <w:rsid w:val="0009126C"/>
    <w:rsid w:val="00094D04"/>
    <w:rsid w:val="000A165A"/>
    <w:rsid w:val="000B107B"/>
    <w:rsid w:val="000B79B1"/>
    <w:rsid w:val="000C3B8A"/>
    <w:rsid w:val="000D04A3"/>
    <w:rsid w:val="000D4B34"/>
    <w:rsid w:val="001050F9"/>
    <w:rsid w:val="001101F2"/>
    <w:rsid w:val="00125E97"/>
    <w:rsid w:val="00130A7B"/>
    <w:rsid w:val="0013348D"/>
    <w:rsid w:val="0013659C"/>
    <w:rsid w:val="0014390B"/>
    <w:rsid w:val="00165DA4"/>
    <w:rsid w:val="00170015"/>
    <w:rsid w:val="00182981"/>
    <w:rsid w:val="0018609A"/>
    <w:rsid w:val="00187804"/>
    <w:rsid w:val="001933ED"/>
    <w:rsid w:val="0019345F"/>
    <w:rsid w:val="001A0352"/>
    <w:rsid w:val="001B764B"/>
    <w:rsid w:val="001E2447"/>
    <w:rsid w:val="001E5AA1"/>
    <w:rsid w:val="00200B84"/>
    <w:rsid w:val="00202DD4"/>
    <w:rsid w:val="002135A8"/>
    <w:rsid w:val="00221A42"/>
    <w:rsid w:val="002341FF"/>
    <w:rsid w:val="0024006E"/>
    <w:rsid w:val="0024035C"/>
    <w:rsid w:val="00241C6A"/>
    <w:rsid w:val="00244632"/>
    <w:rsid w:val="002545CB"/>
    <w:rsid w:val="00274E0C"/>
    <w:rsid w:val="002776A7"/>
    <w:rsid w:val="00280704"/>
    <w:rsid w:val="00282EC6"/>
    <w:rsid w:val="002863DC"/>
    <w:rsid w:val="00295EA0"/>
    <w:rsid w:val="00297C20"/>
    <w:rsid w:val="002A2267"/>
    <w:rsid w:val="002A509F"/>
    <w:rsid w:val="002A50EC"/>
    <w:rsid w:val="002C3886"/>
    <w:rsid w:val="002C7800"/>
    <w:rsid w:val="002D55CA"/>
    <w:rsid w:val="002D5950"/>
    <w:rsid w:val="002E45CD"/>
    <w:rsid w:val="003043AC"/>
    <w:rsid w:val="00332737"/>
    <w:rsid w:val="00334B36"/>
    <w:rsid w:val="003402AA"/>
    <w:rsid w:val="00375A64"/>
    <w:rsid w:val="00380F58"/>
    <w:rsid w:val="003847C6"/>
    <w:rsid w:val="00393ECF"/>
    <w:rsid w:val="00396138"/>
    <w:rsid w:val="00397209"/>
    <w:rsid w:val="003A018E"/>
    <w:rsid w:val="003A3C09"/>
    <w:rsid w:val="003A4A2C"/>
    <w:rsid w:val="003A7410"/>
    <w:rsid w:val="003C0225"/>
    <w:rsid w:val="003F68C4"/>
    <w:rsid w:val="00401E79"/>
    <w:rsid w:val="00402253"/>
    <w:rsid w:val="004060B5"/>
    <w:rsid w:val="00426470"/>
    <w:rsid w:val="00432B79"/>
    <w:rsid w:val="00432F0B"/>
    <w:rsid w:val="00447897"/>
    <w:rsid w:val="00480F73"/>
    <w:rsid w:val="004A3572"/>
    <w:rsid w:val="004A43D2"/>
    <w:rsid w:val="004A4FCD"/>
    <w:rsid w:val="004C00E4"/>
    <w:rsid w:val="004C0515"/>
    <w:rsid w:val="004C5C2D"/>
    <w:rsid w:val="004C78DA"/>
    <w:rsid w:val="004E02AB"/>
    <w:rsid w:val="004E608D"/>
    <w:rsid w:val="004F7735"/>
    <w:rsid w:val="005003F1"/>
    <w:rsid w:val="00512D6E"/>
    <w:rsid w:val="00531925"/>
    <w:rsid w:val="00541F93"/>
    <w:rsid w:val="005530A2"/>
    <w:rsid w:val="00553963"/>
    <w:rsid w:val="005553D4"/>
    <w:rsid w:val="00571EB5"/>
    <w:rsid w:val="00584F34"/>
    <w:rsid w:val="005A4A15"/>
    <w:rsid w:val="005B7CC1"/>
    <w:rsid w:val="005B7E13"/>
    <w:rsid w:val="005D09B2"/>
    <w:rsid w:val="00612E8E"/>
    <w:rsid w:val="006209C1"/>
    <w:rsid w:val="00633384"/>
    <w:rsid w:val="006515F3"/>
    <w:rsid w:val="0065346E"/>
    <w:rsid w:val="00653921"/>
    <w:rsid w:val="006660F4"/>
    <w:rsid w:val="006717F0"/>
    <w:rsid w:val="00676351"/>
    <w:rsid w:val="00676DB2"/>
    <w:rsid w:val="00696F62"/>
    <w:rsid w:val="006A3FDE"/>
    <w:rsid w:val="006B7684"/>
    <w:rsid w:val="006B799B"/>
    <w:rsid w:val="006B7ED6"/>
    <w:rsid w:val="006C36E1"/>
    <w:rsid w:val="006C44E1"/>
    <w:rsid w:val="006C5939"/>
    <w:rsid w:val="006C5F69"/>
    <w:rsid w:val="006E3846"/>
    <w:rsid w:val="006F0D61"/>
    <w:rsid w:val="006F3C54"/>
    <w:rsid w:val="00710BB0"/>
    <w:rsid w:val="007121C9"/>
    <w:rsid w:val="00726CAB"/>
    <w:rsid w:val="0073334C"/>
    <w:rsid w:val="00733F6A"/>
    <w:rsid w:val="00736EEC"/>
    <w:rsid w:val="007425EC"/>
    <w:rsid w:val="00754EAA"/>
    <w:rsid w:val="00756A56"/>
    <w:rsid w:val="007654AF"/>
    <w:rsid w:val="007752D6"/>
    <w:rsid w:val="00784C5A"/>
    <w:rsid w:val="00790CD0"/>
    <w:rsid w:val="00792883"/>
    <w:rsid w:val="007A4EA8"/>
    <w:rsid w:val="007A6798"/>
    <w:rsid w:val="007B05C8"/>
    <w:rsid w:val="007B20CB"/>
    <w:rsid w:val="007C2C6D"/>
    <w:rsid w:val="007C3E78"/>
    <w:rsid w:val="007D2268"/>
    <w:rsid w:val="00822732"/>
    <w:rsid w:val="0082713C"/>
    <w:rsid w:val="008336E1"/>
    <w:rsid w:val="00835D5F"/>
    <w:rsid w:val="00843915"/>
    <w:rsid w:val="00843B91"/>
    <w:rsid w:val="00850165"/>
    <w:rsid w:val="008543B3"/>
    <w:rsid w:val="00876A87"/>
    <w:rsid w:val="00877EA4"/>
    <w:rsid w:val="008B71EC"/>
    <w:rsid w:val="008E3168"/>
    <w:rsid w:val="008F5D99"/>
    <w:rsid w:val="009044CE"/>
    <w:rsid w:val="00924A54"/>
    <w:rsid w:val="00930E5C"/>
    <w:rsid w:val="00931980"/>
    <w:rsid w:val="00942025"/>
    <w:rsid w:val="00950BCA"/>
    <w:rsid w:val="00954B85"/>
    <w:rsid w:val="009575EF"/>
    <w:rsid w:val="0096216F"/>
    <w:rsid w:val="00970C0E"/>
    <w:rsid w:val="00972657"/>
    <w:rsid w:val="00985458"/>
    <w:rsid w:val="00986FDE"/>
    <w:rsid w:val="00994290"/>
    <w:rsid w:val="009A1265"/>
    <w:rsid w:val="009A366C"/>
    <w:rsid w:val="009A4EA2"/>
    <w:rsid w:val="009A61BF"/>
    <w:rsid w:val="009B31C1"/>
    <w:rsid w:val="009B6CEE"/>
    <w:rsid w:val="009C0BC3"/>
    <w:rsid w:val="009C428F"/>
    <w:rsid w:val="009C42AE"/>
    <w:rsid w:val="009C5479"/>
    <w:rsid w:val="009D0B73"/>
    <w:rsid w:val="009D4D78"/>
    <w:rsid w:val="009F170D"/>
    <w:rsid w:val="009F38DA"/>
    <w:rsid w:val="009F7DE4"/>
    <w:rsid w:val="00A009EB"/>
    <w:rsid w:val="00A00CBA"/>
    <w:rsid w:val="00A15775"/>
    <w:rsid w:val="00A30A52"/>
    <w:rsid w:val="00A51CF9"/>
    <w:rsid w:val="00A83EAF"/>
    <w:rsid w:val="00A973D2"/>
    <w:rsid w:val="00A97C2A"/>
    <w:rsid w:val="00AC0B9F"/>
    <w:rsid w:val="00AD3579"/>
    <w:rsid w:val="00AD3E55"/>
    <w:rsid w:val="00AD66C1"/>
    <w:rsid w:val="00AF646A"/>
    <w:rsid w:val="00B15FE8"/>
    <w:rsid w:val="00B2016E"/>
    <w:rsid w:val="00B32D23"/>
    <w:rsid w:val="00B43C33"/>
    <w:rsid w:val="00B617B7"/>
    <w:rsid w:val="00B70971"/>
    <w:rsid w:val="00B73FD2"/>
    <w:rsid w:val="00B76EAA"/>
    <w:rsid w:val="00B84015"/>
    <w:rsid w:val="00B94CBA"/>
    <w:rsid w:val="00B9736C"/>
    <w:rsid w:val="00BA23BD"/>
    <w:rsid w:val="00BA4E44"/>
    <w:rsid w:val="00BA690D"/>
    <w:rsid w:val="00BA7C01"/>
    <w:rsid w:val="00BB27D5"/>
    <w:rsid w:val="00BB367E"/>
    <w:rsid w:val="00BC1455"/>
    <w:rsid w:val="00BC2A64"/>
    <w:rsid w:val="00BC2FB7"/>
    <w:rsid w:val="00BD6930"/>
    <w:rsid w:val="00BF0D59"/>
    <w:rsid w:val="00C076CB"/>
    <w:rsid w:val="00C079BB"/>
    <w:rsid w:val="00C10495"/>
    <w:rsid w:val="00C10874"/>
    <w:rsid w:val="00C12897"/>
    <w:rsid w:val="00C13BD3"/>
    <w:rsid w:val="00C326D2"/>
    <w:rsid w:val="00C3273C"/>
    <w:rsid w:val="00C400C2"/>
    <w:rsid w:val="00C55F5D"/>
    <w:rsid w:val="00C75436"/>
    <w:rsid w:val="00C9779A"/>
    <w:rsid w:val="00CA1D80"/>
    <w:rsid w:val="00CA6CA6"/>
    <w:rsid w:val="00CA7CB8"/>
    <w:rsid w:val="00CB7DBE"/>
    <w:rsid w:val="00CD20D5"/>
    <w:rsid w:val="00CD5A30"/>
    <w:rsid w:val="00CE0788"/>
    <w:rsid w:val="00CF0157"/>
    <w:rsid w:val="00CF5531"/>
    <w:rsid w:val="00CF6077"/>
    <w:rsid w:val="00D03365"/>
    <w:rsid w:val="00D11B42"/>
    <w:rsid w:val="00D15B48"/>
    <w:rsid w:val="00D240C5"/>
    <w:rsid w:val="00D33030"/>
    <w:rsid w:val="00D47E53"/>
    <w:rsid w:val="00D76457"/>
    <w:rsid w:val="00D83CD1"/>
    <w:rsid w:val="00DA21BC"/>
    <w:rsid w:val="00DA369D"/>
    <w:rsid w:val="00DA4CB5"/>
    <w:rsid w:val="00DB616A"/>
    <w:rsid w:val="00DC6756"/>
    <w:rsid w:val="00E062FA"/>
    <w:rsid w:val="00E106E7"/>
    <w:rsid w:val="00E260E1"/>
    <w:rsid w:val="00E35718"/>
    <w:rsid w:val="00E466B7"/>
    <w:rsid w:val="00E508E2"/>
    <w:rsid w:val="00E52C83"/>
    <w:rsid w:val="00E536C9"/>
    <w:rsid w:val="00E62F3A"/>
    <w:rsid w:val="00E63B65"/>
    <w:rsid w:val="00E7335D"/>
    <w:rsid w:val="00E83887"/>
    <w:rsid w:val="00EA1C8D"/>
    <w:rsid w:val="00EA354D"/>
    <w:rsid w:val="00EB2B8B"/>
    <w:rsid w:val="00EC71C8"/>
    <w:rsid w:val="00EE3CDC"/>
    <w:rsid w:val="00EE5263"/>
    <w:rsid w:val="00EF7B9A"/>
    <w:rsid w:val="00F0316A"/>
    <w:rsid w:val="00F20037"/>
    <w:rsid w:val="00F25416"/>
    <w:rsid w:val="00F3300B"/>
    <w:rsid w:val="00F332EF"/>
    <w:rsid w:val="00F35450"/>
    <w:rsid w:val="00F36FE9"/>
    <w:rsid w:val="00F4073D"/>
    <w:rsid w:val="00F4249D"/>
    <w:rsid w:val="00F50644"/>
    <w:rsid w:val="00F52CB9"/>
    <w:rsid w:val="00F54DFD"/>
    <w:rsid w:val="00F56711"/>
    <w:rsid w:val="00F6285E"/>
    <w:rsid w:val="00F6376A"/>
    <w:rsid w:val="00F71EC1"/>
    <w:rsid w:val="00F74CCA"/>
    <w:rsid w:val="00F81B03"/>
    <w:rsid w:val="00F81E41"/>
    <w:rsid w:val="00FA19DF"/>
    <w:rsid w:val="00FA4F60"/>
    <w:rsid w:val="00FA5639"/>
    <w:rsid w:val="00FC701D"/>
    <w:rsid w:val="00FD3430"/>
    <w:rsid w:val="00FD40B9"/>
    <w:rsid w:val="00FD61F4"/>
    <w:rsid w:val="00FE3BEB"/>
    <w:rsid w:val="00FF2804"/>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style="mso-width-relative:margin;mso-height-relative:margin" fillcolor="white">
      <v:fill color="white"/>
    </o:shapedefaults>
    <o:shapelayout v:ext="edit">
      <o:idmap v:ext="edit" data="1"/>
      <o:rules v:ext="edit">
        <o:r id="V:Rule4" type="arc" idref="#_x0000_s1044"/>
        <o:r id="V:Rule8" type="arc" idref="#_x0000_s1050"/>
        <o:r id="V:Rule11" type="connector" idref="#_x0000_s1037"/>
        <o:r id="V:Rule12" type="connector" idref="#_x0000_s1027"/>
        <o:r id="V:Rule13" type="connector" idref="#_x0000_s1036"/>
        <o:r id="V:Rule14" type="connector" idref="#_x0000_s1038"/>
        <o:r id="V:Rule15" type="connector" idref="#_x0000_s1026"/>
        <o:r id="V:Rule16" type="connector" idref="#_x0000_s1074"/>
        <o:r id="V:Rule17" type="connector" idref="#_x0000_s1075"/>
        <o:r id="V:Rule18" type="connector" idref="#_x0000_s103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5CB"/>
  </w:style>
  <w:style w:type="paragraph" w:styleId="Ttulo3">
    <w:name w:val="heading 3"/>
    <w:basedOn w:val="Normal"/>
    <w:next w:val="Normal"/>
    <w:link w:val="Ttulo3Car"/>
    <w:uiPriority w:val="9"/>
    <w:semiHidden/>
    <w:unhideWhenUsed/>
    <w:qFormat/>
    <w:rsid w:val="00FD4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5450"/>
    <w:pPr>
      <w:ind w:left="720"/>
      <w:contextualSpacing/>
    </w:pPr>
  </w:style>
  <w:style w:type="paragraph" w:styleId="Textodeglobo">
    <w:name w:val="Balloon Text"/>
    <w:basedOn w:val="Normal"/>
    <w:link w:val="TextodegloboCar"/>
    <w:uiPriority w:val="99"/>
    <w:semiHidden/>
    <w:unhideWhenUsed/>
    <w:rsid w:val="00297C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7C20"/>
    <w:rPr>
      <w:rFonts w:ascii="Tahoma" w:hAnsi="Tahoma" w:cs="Tahoma"/>
      <w:sz w:val="16"/>
      <w:szCs w:val="16"/>
    </w:rPr>
  </w:style>
  <w:style w:type="character" w:styleId="Textodelmarcadordeposicin">
    <w:name w:val="Placeholder Text"/>
    <w:basedOn w:val="Fuentedeprrafopredeter"/>
    <w:uiPriority w:val="99"/>
    <w:semiHidden/>
    <w:rsid w:val="00BC2FB7"/>
    <w:rPr>
      <w:color w:val="808080"/>
    </w:rPr>
  </w:style>
  <w:style w:type="character" w:styleId="Hipervnculo">
    <w:name w:val="Hyperlink"/>
    <w:basedOn w:val="Fuentedeprrafopredeter"/>
    <w:uiPriority w:val="99"/>
    <w:unhideWhenUsed/>
    <w:rsid w:val="00393ECF"/>
    <w:rPr>
      <w:color w:val="0000FF" w:themeColor="hyperlink"/>
      <w:u w:val="single"/>
    </w:rPr>
  </w:style>
  <w:style w:type="paragraph" w:styleId="NormalWeb">
    <w:name w:val="Normal (Web)"/>
    <w:basedOn w:val="Normal"/>
    <w:uiPriority w:val="99"/>
    <w:semiHidden/>
    <w:unhideWhenUsed/>
    <w:rsid w:val="0063338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FD40B9"/>
    <w:rPr>
      <w:rFonts w:asciiTheme="majorHAnsi" w:eastAsiaTheme="majorEastAsia" w:hAnsiTheme="majorHAnsi" w:cstheme="majorBidi"/>
      <w:b/>
      <w:bCs/>
      <w:color w:val="4F81BD" w:themeColor="accent1"/>
    </w:rPr>
  </w:style>
  <w:style w:type="character" w:customStyle="1" w:styleId="mediumtext">
    <w:name w:val="medium_text"/>
    <w:basedOn w:val="Fuentedeprrafopredeter"/>
    <w:rsid w:val="00084974"/>
  </w:style>
  <w:style w:type="paragraph" w:customStyle="1" w:styleId="estilo24">
    <w:name w:val="estilo24"/>
    <w:basedOn w:val="Normal"/>
    <w:rsid w:val="00D3303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D33030"/>
    <w:rPr>
      <w:i/>
      <w:iCs/>
    </w:rPr>
  </w:style>
  <w:style w:type="character" w:customStyle="1" w:styleId="longtext">
    <w:name w:val="long_text"/>
    <w:basedOn w:val="Fuentedeprrafopredeter"/>
    <w:rsid w:val="006C44E1"/>
  </w:style>
  <w:style w:type="character" w:customStyle="1" w:styleId="shorttext">
    <w:name w:val="short_text"/>
    <w:basedOn w:val="Fuentedeprrafopredeter"/>
    <w:rsid w:val="00E83887"/>
  </w:style>
  <w:style w:type="paragraph" w:customStyle="1" w:styleId="estilo3">
    <w:name w:val="estilo3"/>
    <w:basedOn w:val="Normal"/>
    <w:rsid w:val="00B32D2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32D23"/>
    <w:rPr>
      <w:b/>
      <w:bCs/>
    </w:rPr>
  </w:style>
  <w:style w:type="paragraph" w:customStyle="1" w:styleId="style5">
    <w:name w:val="style5"/>
    <w:basedOn w:val="Normal"/>
    <w:rsid w:val="00B32D2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style6">
    <w:name w:val="style6"/>
    <w:basedOn w:val="Normal"/>
    <w:rsid w:val="00B32D2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E35718"/>
    <w:rPr>
      <w:color w:val="800080" w:themeColor="followedHyperlink"/>
      <w:u w:val="single"/>
    </w:rPr>
  </w:style>
  <w:style w:type="table" w:styleId="Tablaconcuadrcula">
    <w:name w:val="Table Grid"/>
    <w:basedOn w:val="Tablanormal"/>
    <w:uiPriority w:val="59"/>
    <w:rsid w:val="009C54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F332E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F332EF"/>
  </w:style>
  <w:style w:type="paragraph" w:styleId="Piedepgina">
    <w:name w:val="footer"/>
    <w:basedOn w:val="Normal"/>
    <w:link w:val="PiedepginaCar"/>
    <w:uiPriority w:val="99"/>
    <w:semiHidden/>
    <w:unhideWhenUsed/>
    <w:rsid w:val="00F332E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F332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3914336">
      <w:bodyDiv w:val="1"/>
      <w:marLeft w:val="0"/>
      <w:marRight w:val="0"/>
      <w:marTop w:val="0"/>
      <w:marBottom w:val="0"/>
      <w:divBdr>
        <w:top w:val="none" w:sz="0" w:space="0" w:color="auto"/>
        <w:left w:val="none" w:sz="0" w:space="0" w:color="auto"/>
        <w:bottom w:val="none" w:sz="0" w:space="0" w:color="auto"/>
        <w:right w:val="none" w:sz="0" w:space="0" w:color="auto"/>
      </w:divBdr>
    </w:div>
    <w:div w:id="135995894">
      <w:bodyDiv w:val="1"/>
      <w:marLeft w:val="0"/>
      <w:marRight w:val="0"/>
      <w:marTop w:val="0"/>
      <w:marBottom w:val="0"/>
      <w:divBdr>
        <w:top w:val="none" w:sz="0" w:space="0" w:color="auto"/>
        <w:left w:val="none" w:sz="0" w:space="0" w:color="auto"/>
        <w:bottom w:val="none" w:sz="0" w:space="0" w:color="auto"/>
        <w:right w:val="none" w:sz="0" w:space="0" w:color="auto"/>
      </w:divBdr>
    </w:div>
    <w:div w:id="180635019">
      <w:bodyDiv w:val="1"/>
      <w:marLeft w:val="0"/>
      <w:marRight w:val="0"/>
      <w:marTop w:val="0"/>
      <w:marBottom w:val="0"/>
      <w:divBdr>
        <w:top w:val="none" w:sz="0" w:space="0" w:color="auto"/>
        <w:left w:val="none" w:sz="0" w:space="0" w:color="auto"/>
        <w:bottom w:val="none" w:sz="0" w:space="0" w:color="auto"/>
        <w:right w:val="none" w:sz="0" w:space="0" w:color="auto"/>
      </w:divBdr>
    </w:div>
    <w:div w:id="252055912">
      <w:bodyDiv w:val="1"/>
      <w:marLeft w:val="0"/>
      <w:marRight w:val="0"/>
      <w:marTop w:val="0"/>
      <w:marBottom w:val="0"/>
      <w:divBdr>
        <w:top w:val="none" w:sz="0" w:space="0" w:color="auto"/>
        <w:left w:val="none" w:sz="0" w:space="0" w:color="auto"/>
        <w:bottom w:val="none" w:sz="0" w:space="0" w:color="auto"/>
        <w:right w:val="none" w:sz="0" w:space="0" w:color="auto"/>
      </w:divBdr>
    </w:div>
    <w:div w:id="270938190">
      <w:bodyDiv w:val="1"/>
      <w:marLeft w:val="0"/>
      <w:marRight w:val="0"/>
      <w:marTop w:val="0"/>
      <w:marBottom w:val="0"/>
      <w:divBdr>
        <w:top w:val="none" w:sz="0" w:space="0" w:color="auto"/>
        <w:left w:val="none" w:sz="0" w:space="0" w:color="auto"/>
        <w:bottom w:val="none" w:sz="0" w:space="0" w:color="auto"/>
        <w:right w:val="none" w:sz="0" w:space="0" w:color="auto"/>
      </w:divBdr>
      <w:divsChild>
        <w:div w:id="1404062117">
          <w:marLeft w:val="0"/>
          <w:marRight w:val="0"/>
          <w:marTop w:val="0"/>
          <w:marBottom w:val="120"/>
          <w:divBdr>
            <w:top w:val="none" w:sz="0" w:space="0" w:color="auto"/>
            <w:left w:val="none" w:sz="0" w:space="0" w:color="auto"/>
            <w:bottom w:val="none" w:sz="0" w:space="0" w:color="auto"/>
            <w:right w:val="none" w:sz="0" w:space="0" w:color="auto"/>
          </w:divBdr>
        </w:div>
        <w:div w:id="1588463603">
          <w:marLeft w:val="0"/>
          <w:marRight w:val="0"/>
          <w:marTop w:val="0"/>
          <w:marBottom w:val="120"/>
          <w:divBdr>
            <w:top w:val="none" w:sz="0" w:space="0" w:color="auto"/>
            <w:left w:val="none" w:sz="0" w:space="0" w:color="auto"/>
            <w:bottom w:val="none" w:sz="0" w:space="0" w:color="auto"/>
            <w:right w:val="none" w:sz="0" w:space="0" w:color="auto"/>
          </w:divBdr>
        </w:div>
        <w:div w:id="253394669">
          <w:marLeft w:val="0"/>
          <w:marRight w:val="0"/>
          <w:marTop w:val="0"/>
          <w:marBottom w:val="120"/>
          <w:divBdr>
            <w:top w:val="none" w:sz="0" w:space="0" w:color="auto"/>
            <w:left w:val="none" w:sz="0" w:space="0" w:color="auto"/>
            <w:bottom w:val="none" w:sz="0" w:space="0" w:color="auto"/>
            <w:right w:val="none" w:sz="0" w:space="0" w:color="auto"/>
          </w:divBdr>
        </w:div>
        <w:div w:id="2138453616">
          <w:marLeft w:val="0"/>
          <w:marRight w:val="0"/>
          <w:marTop w:val="0"/>
          <w:marBottom w:val="200"/>
          <w:divBdr>
            <w:top w:val="none" w:sz="0" w:space="0" w:color="auto"/>
            <w:left w:val="none" w:sz="0" w:space="0" w:color="auto"/>
            <w:bottom w:val="none" w:sz="0" w:space="0" w:color="auto"/>
            <w:right w:val="none" w:sz="0" w:space="0" w:color="auto"/>
          </w:divBdr>
        </w:div>
      </w:divsChild>
    </w:div>
    <w:div w:id="617950601">
      <w:bodyDiv w:val="1"/>
      <w:marLeft w:val="0"/>
      <w:marRight w:val="0"/>
      <w:marTop w:val="0"/>
      <w:marBottom w:val="0"/>
      <w:divBdr>
        <w:top w:val="none" w:sz="0" w:space="0" w:color="auto"/>
        <w:left w:val="none" w:sz="0" w:space="0" w:color="auto"/>
        <w:bottom w:val="none" w:sz="0" w:space="0" w:color="auto"/>
        <w:right w:val="none" w:sz="0" w:space="0" w:color="auto"/>
      </w:divBdr>
    </w:div>
    <w:div w:id="761296573">
      <w:bodyDiv w:val="1"/>
      <w:marLeft w:val="0"/>
      <w:marRight w:val="0"/>
      <w:marTop w:val="0"/>
      <w:marBottom w:val="0"/>
      <w:divBdr>
        <w:top w:val="none" w:sz="0" w:space="0" w:color="auto"/>
        <w:left w:val="none" w:sz="0" w:space="0" w:color="auto"/>
        <w:bottom w:val="none" w:sz="0" w:space="0" w:color="auto"/>
        <w:right w:val="none" w:sz="0" w:space="0" w:color="auto"/>
      </w:divBdr>
      <w:divsChild>
        <w:div w:id="948053246">
          <w:marLeft w:val="0"/>
          <w:marRight w:val="0"/>
          <w:marTop w:val="0"/>
          <w:marBottom w:val="120"/>
          <w:divBdr>
            <w:top w:val="none" w:sz="0" w:space="0" w:color="auto"/>
            <w:left w:val="none" w:sz="0" w:space="0" w:color="auto"/>
            <w:bottom w:val="none" w:sz="0" w:space="0" w:color="auto"/>
            <w:right w:val="none" w:sz="0" w:space="0" w:color="auto"/>
          </w:divBdr>
        </w:div>
        <w:div w:id="1015766021">
          <w:marLeft w:val="0"/>
          <w:marRight w:val="0"/>
          <w:marTop w:val="0"/>
          <w:marBottom w:val="120"/>
          <w:divBdr>
            <w:top w:val="none" w:sz="0" w:space="0" w:color="auto"/>
            <w:left w:val="none" w:sz="0" w:space="0" w:color="auto"/>
            <w:bottom w:val="none" w:sz="0" w:space="0" w:color="auto"/>
            <w:right w:val="none" w:sz="0" w:space="0" w:color="auto"/>
          </w:divBdr>
        </w:div>
        <w:div w:id="1388794938">
          <w:marLeft w:val="0"/>
          <w:marRight w:val="0"/>
          <w:marTop w:val="0"/>
          <w:marBottom w:val="120"/>
          <w:divBdr>
            <w:top w:val="none" w:sz="0" w:space="0" w:color="auto"/>
            <w:left w:val="none" w:sz="0" w:space="0" w:color="auto"/>
            <w:bottom w:val="none" w:sz="0" w:space="0" w:color="auto"/>
            <w:right w:val="none" w:sz="0" w:space="0" w:color="auto"/>
          </w:divBdr>
        </w:div>
        <w:div w:id="1185704091">
          <w:marLeft w:val="0"/>
          <w:marRight w:val="0"/>
          <w:marTop w:val="0"/>
          <w:marBottom w:val="200"/>
          <w:divBdr>
            <w:top w:val="none" w:sz="0" w:space="0" w:color="auto"/>
            <w:left w:val="none" w:sz="0" w:space="0" w:color="auto"/>
            <w:bottom w:val="none" w:sz="0" w:space="0" w:color="auto"/>
            <w:right w:val="none" w:sz="0" w:space="0" w:color="auto"/>
          </w:divBdr>
        </w:div>
      </w:divsChild>
    </w:div>
    <w:div w:id="829298897">
      <w:bodyDiv w:val="1"/>
      <w:marLeft w:val="0"/>
      <w:marRight w:val="0"/>
      <w:marTop w:val="0"/>
      <w:marBottom w:val="0"/>
      <w:divBdr>
        <w:top w:val="none" w:sz="0" w:space="0" w:color="auto"/>
        <w:left w:val="none" w:sz="0" w:space="0" w:color="auto"/>
        <w:bottom w:val="none" w:sz="0" w:space="0" w:color="auto"/>
        <w:right w:val="none" w:sz="0" w:space="0" w:color="auto"/>
      </w:divBdr>
    </w:div>
    <w:div w:id="898436872">
      <w:bodyDiv w:val="1"/>
      <w:marLeft w:val="0"/>
      <w:marRight w:val="0"/>
      <w:marTop w:val="0"/>
      <w:marBottom w:val="0"/>
      <w:divBdr>
        <w:top w:val="none" w:sz="0" w:space="0" w:color="auto"/>
        <w:left w:val="none" w:sz="0" w:space="0" w:color="auto"/>
        <w:bottom w:val="none" w:sz="0" w:space="0" w:color="auto"/>
        <w:right w:val="none" w:sz="0" w:space="0" w:color="auto"/>
      </w:divBdr>
    </w:div>
    <w:div w:id="1344936803">
      <w:bodyDiv w:val="1"/>
      <w:marLeft w:val="0"/>
      <w:marRight w:val="0"/>
      <w:marTop w:val="0"/>
      <w:marBottom w:val="0"/>
      <w:divBdr>
        <w:top w:val="none" w:sz="0" w:space="0" w:color="auto"/>
        <w:left w:val="none" w:sz="0" w:space="0" w:color="auto"/>
        <w:bottom w:val="none" w:sz="0" w:space="0" w:color="auto"/>
        <w:right w:val="none" w:sz="0" w:space="0" w:color="auto"/>
      </w:divBdr>
    </w:div>
    <w:div w:id="1575506367">
      <w:bodyDiv w:val="1"/>
      <w:marLeft w:val="0"/>
      <w:marRight w:val="0"/>
      <w:marTop w:val="0"/>
      <w:marBottom w:val="0"/>
      <w:divBdr>
        <w:top w:val="none" w:sz="0" w:space="0" w:color="auto"/>
        <w:left w:val="none" w:sz="0" w:space="0" w:color="auto"/>
        <w:bottom w:val="none" w:sz="0" w:space="0" w:color="auto"/>
        <w:right w:val="none" w:sz="0" w:space="0" w:color="auto"/>
      </w:divBdr>
    </w:div>
    <w:div w:id="1640378892">
      <w:bodyDiv w:val="1"/>
      <w:marLeft w:val="0"/>
      <w:marRight w:val="0"/>
      <w:marTop w:val="0"/>
      <w:marBottom w:val="0"/>
      <w:divBdr>
        <w:top w:val="none" w:sz="0" w:space="0" w:color="auto"/>
        <w:left w:val="none" w:sz="0" w:space="0" w:color="auto"/>
        <w:bottom w:val="none" w:sz="0" w:space="0" w:color="auto"/>
        <w:right w:val="none" w:sz="0" w:space="0" w:color="auto"/>
      </w:divBdr>
    </w:div>
    <w:div w:id="1691030192">
      <w:bodyDiv w:val="1"/>
      <w:marLeft w:val="0"/>
      <w:marRight w:val="0"/>
      <w:marTop w:val="0"/>
      <w:marBottom w:val="0"/>
      <w:divBdr>
        <w:top w:val="none" w:sz="0" w:space="0" w:color="auto"/>
        <w:left w:val="none" w:sz="0" w:space="0" w:color="auto"/>
        <w:bottom w:val="none" w:sz="0" w:space="0" w:color="auto"/>
        <w:right w:val="none" w:sz="0" w:space="0" w:color="auto"/>
      </w:divBdr>
    </w:div>
    <w:div w:id="1820878552">
      <w:bodyDiv w:val="1"/>
      <w:marLeft w:val="0"/>
      <w:marRight w:val="0"/>
      <w:marTop w:val="0"/>
      <w:marBottom w:val="0"/>
      <w:divBdr>
        <w:top w:val="none" w:sz="0" w:space="0" w:color="auto"/>
        <w:left w:val="none" w:sz="0" w:space="0" w:color="auto"/>
        <w:bottom w:val="none" w:sz="0" w:space="0" w:color="auto"/>
        <w:right w:val="none" w:sz="0" w:space="0" w:color="auto"/>
      </w:divBdr>
    </w:div>
    <w:div w:id="1939486405">
      <w:bodyDiv w:val="1"/>
      <w:marLeft w:val="0"/>
      <w:marRight w:val="0"/>
      <w:marTop w:val="0"/>
      <w:marBottom w:val="0"/>
      <w:divBdr>
        <w:top w:val="none" w:sz="0" w:space="0" w:color="auto"/>
        <w:left w:val="none" w:sz="0" w:space="0" w:color="auto"/>
        <w:bottom w:val="none" w:sz="0" w:space="0" w:color="auto"/>
        <w:right w:val="none" w:sz="0" w:space="0" w:color="auto"/>
      </w:divBdr>
    </w:div>
    <w:div w:id="204127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emf"/><Relationship Id="rId42" Type="http://schemas.openxmlformats.org/officeDocument/2006/relationships/oleObject" Target="embeddings/oleObject8.bin"/><Relationship Id="rId47" Type="http://schemas.openxmlformats.org/officeDocument/2006/relationships/oleObject" Target="embeddings/oleObject11.bin"/><Relationship Id="rId63" Type="http://schemas.openxmlformats.org/officeDocument/2006/relationships/image" Target="media/image42.png"/><Relationship Id="rId68" Type="http://schemas.openxmlformats.org/officeDocument/2006/relationships/image" Target="media/image46.emf"/><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emf"/><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oleObject" Target="embeddings/oleObject2.bin"/><Relationship Id="rId37" Type="http://schemas.openxmlformats.org/officeDocument/2006/relationships/image" Target="media/image26.wmf"/><Relationship Id="rId40" Type="http://schemas.openxmlformats.org/officeDocument/2006/relationships/oleObject" Target="embeddings/oleObject6.bin"/><Relationship Id="rId45" Type="http://schemas.openxmlformats.org/officeDocument/2006/relationships/oleObject" Target="embeddings/oleObject10.bin"/><Relationship Id="rId53" Type="http://schemas.openxmlformats.org/officeDocument/2006/relationships/image" Target="media/image34.wmf"/><Relationship Id="rId58" Type="http://schemas.openxmlformats.org/officeDocument/2006/relationships/image" Target="media/image37.emf"/><Relationship Id="rId66" Type="http://schemas.openxmlformats.org/officeDocument/2006/relationships/image" Target="media/image44.png"/><Relationship Id="rId74" Type="http://schemas.openxmlformats.org/officeDocument/2006/relationships/image" Target="media/image52.emf"/><Relationship Id="rId79" Type="http://schemas.openxmlformats.org/officeDocument/2006/relationships/image" Target="media/image57.emf"/><Relationship Id="rId87" Type="http://schemas.openxmlformats.org/officeDocument/2006/relationships/image" Target="media/image65.emf"/><Relationship Id="rId102"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40.emf"/><Relationship Id="rId82" Type="http://schemas.openxmlformats.org/officeDocument/2006/relationships/image" Target="media/image60.emf"/><Relationship Id="rId90" Type="http://schemas.openxmlformats.org/officeDocument/2006/relationships/image" Target="media/image68.png"/><Relationship Id="rId95" Type="http://schemas.openxmlformats.org/officeDocument/2006/relationships/image" Target="media/image73.emf"/><Relationship Id="rId19" Type="http://schemas.openxmlformats.org/officeDocument/2006/relationships/image" Target="media/image11.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gif"/><Relationship Id="rId30" Type="http://schemas.openxmlformats.org/officeDocument/2006/relationships/image" Target="media/image22.png"/><Relationship Id="rId35" Type="http://schemas.openxmlformats.org/officeDocument/2006/relationships/image" Target="media/image25.jpeg"/><Relationship Id="rId43" Type="http://schemas.openxmlformats.org/officeDocument/2006/relationships/image" Target="media/image28.wmf"/><Relationship Id="rId48" Type="http://schemas.openxmlformats.org/officeDocument/2006/relationships/image" Target="media/image30.png"/><Relationship Id="rId56" Type="http://schemas.openxmlformats.org/officeDocument/2006/relationships/oleObject" Target="embeddings/oleObject14.bin"/><Relationship Id="rId64" Type="http://schemas.openxmlformats.org/officeDocument/2006/relationships/image" Target="media/image43.emf"/><Relationship Id="rId69" Type="http://schemas.openxmlformats.org/officeDocument/2006/relationships/image" Target="media/image47.emf"/><Relationship Id="rId77" Type="http://schemas.openxmlformats.org/officeDocument/2006/relationships/image" Target="media/image55.emf"/><Relationship Id="rId100" Type="http://schemas.openxmlformats.org/officeDocument/2006/relationships/image" Target="media/image78.emf"/><Relationship Id="rId105" Type="http://schemas.microsoft.com/office/2007/relationships/stylesWithEffects" Target="stylesWithEffects.xml"/><Relationship Id="rId8" Type="http://schemas.openxmlformats.org/officeDocument/2006/relationships/image" Target="media/image1.emf"/><Relationship Id="rId51" Type="http://schemas.openxmlformats.org/officeDocument/2006/relationships/image" Target="media/image32.png"/><Relationship Id="rId72" Type="http://schemas.openxmlformats.org/officeDocument/2006/relationships/image" Target="media/image50.emf"/><Relationship Id="rId80" Type="http://schemas.openxmlformats.org/officeDocument/2006/relationships/image" Target="media/image58.png"/><Relationship Id="rId85" Type="http://schemas.openxmlformats.org/officeDocument/2006/relationships/image" Target="media/image63.emf"/><Relationship Id="rId93" Type="http://schemas.openxmlformats.org/officeDocument/2006/relationships/image" Target="media/image71.emf"/><Relationship Id="rId98" Type="http://schemas.openxmlformats.org/officeDocument/2006/relationships/image" Target="media/image76.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4.wmf"/><Relationship Id="rId38" Type="http://schemas.openxmlformats.org/officeDocument/2006/relationships/oleObject" Target="embeddings/oleObject5.bin"/><Relationship Id="rId46" Type="http://schemas.openxmlformats.org/officeDocument/2006/relationships/image" Target="media/image29.wmf"/><Relationship Id="rId59" Type="http://schemas.openxmlformats.org/officeDocument/2006/relationships/image" Target="media/image38.emf"/><Relationship Id="rId67" Type="http://schemas.openxmlformats.org/officeDocument/2006/relationships/image" Target="media/image45.png"/><Relationship Id="rId103"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oleObject" Target="embeddings/oleObject7.bin"/><Relationship Id="rId54" Type="http://schemas.openxmlformats.org/officeDocument/2006/relationships/oleObject" Target="embeddings/oleObject13.bin"/><Relationship Id="rId62" Type="http://schemas.openxmlformats.org/officeDocument/2006/relationships/image" Target="media/image41.emf"/><Relationship Id="rId70" Type="http://schemas.openxmlformats.org/officeDocument/2006/relationships/image" Target="media/image48.png"/><Relationship Id="rId75" Type="http://schemas.openxmlformats.org/officeDocument/2006/relationships/image" Target="media/image53.jpeg"/><Relationship Id="rId83" Type="http://schemas.openxmlformats.org/officeDocument/2006/relationships/image" Target="media/image61.png"/><Relationship Id="rId88" Type="http://schemas.openxmlformats.org/officeDocument/2006/relationships/image" Target="media/image66.emf"/><Relationship Id="rId91" Type="http://schemas.openxmlformats.org/officeDocument/2006/relationships/image" Target="media/image69.emf"/><Relationship Id="rId96" Type="http://schemas.openxmlformats.org/officeDocument/2006/relationships/image" Target="media/image7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5.emf"/><Relationship Id="rId28" Type="http://schemas.openxmlformats.org/officeDocument/2006/relationships/image" Target="media/image20.gif"/><Relationship Id="rId36" Type="http://schemas.openxmlformats.org/officeDocument/2006/relationships/oleObject" Target="embeddings/oleObject4.bin"/><Relationship Id="rId49" Type="http://schemas.openxmlformats.org/officeDocument/2006/relationships/image" Target="media/image31.wmf"/><Relationship Id="rId57" Type="http://schemas.openxmlformats.org/officeDocument/2006/relationships/image" Target="media/image36.emf"/><Relationship Id="rId10" Type="http://schemas.openxmlformats.org/officeDocument/2006/relationships/image" Target="media/image3.emf"/><Relationship Id="rId31" Type="http://schemas.openxmlformats.org/officeDocument/2006/relationships/image" Target="media/image23.wmf"/><Relationship Id="rId44" Type="http://schemas.openxmlformats.org/officeDocument/2006/relationships/oleObject" Target="embeddings/oleObject9.bin"/><Relationship Id="rId52" Type="http://schemas.openxmlformats.org/officeDocument/2006/relationships/image" Target="media/image33.png"/><Relationship Id="rId60" Type="http://schemas.openxmlformats.org/officeDocument/2006/relationships/image" Target="media/image39.emf"/><Relationship Id="rId65" Type="http://schemas.openxmlformats.org/officeDocument/2006/relationships/hyperlink" Target="http://www.iesaguilarycano.com/dpto/fyq/MCU.html" TargetMode="External"/><Relationship Id="rId73" Type="http://schemas.openxmlformats.org/officeDocument/2006/relationships/image" Target="media/image51.emf"/><Relationship Id="rId78" Type="http://schemas.openxmlformats.org/officeDocument/2006/relationships/image" Target="media/image56.emf"/><Relationship Id="rId81" Type="http://schemas.openxmlformats.org/officeDocument/2006/relationships/image" Target="media/image59.png"/><Relationship Id="rId86" Type="http://schemas.openxmlformats.org/officeDocument/2006/relationships/image" Target="media/image64.emf"/><Relationship Id="rId94" Type="http://schemas.openxmlformats.org/officeDocument/2006/relationships/image" Target="media/image72.emf"/><Relationship Id="rId99" Type="http://schemas.openxmlformats.org/officeDocument/2006/relationships/image" Target="media/image77.emf"/><Relationship Id="rId101" Type="http://schemas.openxmlformats.org/officeDocument/2006/relationships/image" Target="media/image79.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image" Target="media/image27.wmf"/><Relationship Id="rId34" Type="http://schemas.openxmlformats.org/officeDocument/2006/relationships/oleObject" Target="embeddings/oleObject3.bin"/><Relationship Id="rId50" Type="http://schemas.openxmlformats.org/officeDocument/2006/relationships/oleObject" Target="embeddings/oleObject12.bin"/><Relationship Id="rId55" Type="http://schemas.openxmlformats.org/officeDocument/2006/relationships/image" Target="media/image35.wmf"/><Relationship Id="rId76" Type="http://schemas.openxmlformats.org/officeDocument/2006/relationships/image" Target="media/image54.png"/><Relationship Id="rId97" Type="http://schemas.openxmlformats.org/officeDocument/2006/relationships/image" Target="media/image75.emf"/><Relationship Id="rId10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430FD-F21A-43D1-9F0F-61B64D7C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51</Pages>
  <Words>5561</Words>
  <Characters>30586</Characters>
  <Application>Microsoft Office Word</Application>
  <DocSecurity>0</DocSecurity>
  <Lines>254</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36075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Angélica</dc:creator>
  <cp:lastModifiedBy>Usuario</cp:lastModifiedBy>
  <cp:revision>23</cp:revision>
  <dcterms:created xsi:type="dcterms:W3CDTF">2010-11-10T12:28:00Z</dcterms:created>
  <dcterms:modified xsi:type="dcterms:W3CDTF">2011-03-10T22:38:00Z</dcterms:modified>
</cp:coreProperties>
</file>